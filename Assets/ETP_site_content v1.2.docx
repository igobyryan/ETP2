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ETP Toolkit — Site Content for Editorial Review</w:t>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Home: EcoTipping Points</w:t>
      </w:r>
    </w:p>
    <w:p w:rsidR="00000000" w:rsidDel="00000000" w:rsidP="00000000" w:rsidRDefault="00000000" w:rsidRPr="00000000" w14:paraId="00000003">
      <w:pPr>
        <w:rPr/>
      </w:pPr>
      <w:r w:rsidDel="00000000" w:rsidR="00000000" w:rsidRPr="00000000">
        <w:rPr>
          <w:rtl w:val="0"/>
        </w:rPr>
        <w:t xml:space="preserve">A practical toolkit for facilitating organizations working on community-scale ecological restoration, grounded in systems thinking and field experience across the rural Global South.</w:t>
      </w:r>
    </w:p>
    <w:p w:rsidR="00000000" w:rsidDel="00000000" w:rsidP="00000000" w:rsidRDefault="00000000" w:rsidRPr="00000000" w14:paraId="00000004">
      <w:pPr>
        <w:pStyle w:val="Heading2"/>
        <w:rPr/>
      </w:pPr>
      <w:r w:rsidDel="00000000" w:rsidR="00000000" w:rsidRPr="00000000">
        <w:rPr>
          <w:rtl w:val="0"/>
        </w:rPr>
        <w:t xml:space="preserve">What's in This Toolkit</w:t>
      </w:r>
    </w:p>
    <w:p w:rsidR="00000000" w:rsidDel="00000000" w:rsidP="00000000" w:rsidRDefault="00000000" w:rsidRPr="00000000" w14:paraId="00000005">
      <w:pPr>
        <w:pStyle w:val="Heading3"/>
        <w:rPr/>
      </w:pPr>
      <w:r w:rsidDel="00000000" w:rsidR="00000000" w:rsidRPr="00000000">
        <w:rPr>
          <w:rtl w:val="0"/>
        </w:rPr>
        <w:t xml:space="preserve">01 — Systems Thinking</w:t>
      </w:r>
    </w:p>
    <w:p w:rsidR="00000000" w:rsidDel="00000000" w:rsidP="00000000" w:rsidRDefault="00000000" w:rsidRPr="00000000" w14:paraId="00000006">
      <w:pPr>
        <w:rPr/>
      </w:pPr>
      <w:r w:rsidDel="00000000" w:rsidR="00000000" w:rsidRPr="00000000">
        <w:rPr>
          <w:rtl w:val="0"/>
        </w:rPr>
        <w:t xml:space="preserve">A four-part framework for understanding how ecological decline happens and how to reverse it: recognize the pattern, map the causes, find the levers, tip the system back toward health.</w:t>
      </w:r>
    </w:p>
    <w:p w:rsidR="00000000" w:rsidDel="00000000" w:rsidP="00000000" w:rsidRDefault="00000000" w:rsidRPr="00000000" w14:paraId="00000007">
      <w:pPr>
        <w:pStyle w:val="Heading3"/>
        <w:rPr/>
      </w:pPr>
      <w:r w:rsidDel="00000000" w:rsidR="00000000" w:rsidRPr="00000000">
        <w:rPr>
          <w:rtl w:val="0"/>
        </w:rPr>
        <w:t xml:space="preserve">02 — Ingredients for Success</w:t>
      </w:r>
    </w:p>
    <w:p w:rsidR="00000000" w:rsidDel="00000000" w:rsidP="00000000" w:rsidRDefault="00000000" w:rsidRPr="00000000" w14:paraId="00000008">
      <w:pPr>
        <w:rPr/>
      </w:pPr>
      <w:r w:rsidDel="00000000" w:rsidR="00000000" w:rsidRPr="00000000">
        <w:rPr>
          <w:rtl w:val="0"/>
        </w:rPr>
        <w:t xml:space="preserve">Ten attributes found consistently in successful restoration efforts, and how to put each one to work in your community.</w:t>
      </w:r>
    </w:p>
    <w:p w:rsidR="00000000" w:rsidDel="00000000" w:rsidP="00000000" w:rsidRDefault="00000000" w:rsidRPr="00000000" w14:paraId="00000009">
      <w:pPr>
        <w:pStyle w:val="Heading3"/>
        <w:rPr/>
      </w:pPr>
      <w:r w:rsidDel="00000000" w:rsidR="00000000" w:rsidRPr="00000000">
        <w:rPr>
          <w:rtl w:val="0"/>
        </w:rPr>
        <w:t xml:space="preserve">03 — Community Sessions</w:t>
      </w:r>
    </w:p>
    <w:p w:rsidR="00000000" w:rsidDel="00000000" w:rsidP="00000000" w:rsidRDefault="00000000" w:rsidRPr="00000000" w14:paraId="0000000A">
      <w:pPr>
        <w:rPr/>
      </w:pPr>
      <w:r w:rsidDel="00000000" w:rsidR="00000000" w:rsidRPr="00000000">
        <w:rPr>
          <w:rtl w:val="0"/>
        </w:rPr>
        <w:t xml:space="preserve">Facilitation guides for leading a community through planning and implementing a successful restoration effort.</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Foundations</w:t>
      </w:r>
    </w:p>
    <w:p w:rsidR="00000000" w:rsidDel="00000000" w:rsidP="00000000" w:rsidRDefault="00000000" w:rsidRPr="00000000" w14:paraId="0000000D">
      <w:pPr>
        <w:rPr/>
      </w:pPr>
      <w:r w:rsidDel="00000000" w:rsidR="00000000" w:rsidRPr="00000000">
        <w:rPr>
          <w:rtl w:val="0"/>
        </w:rPr>
        <w:t xml:space="preserve">Communities around the world have proven that ecological and social restoration is possible (even under the toughest conditions) by tackling root causes and leveraging small but powerful changes.</w:t>
      </w:r>
    </w:p>
    <w:p w:rsidR="00000000" w:rsidDel="00000000" w:rsidP="00000000" w:rsidRDefault="00000000" w:rsidRPr="00000000" w14:paraId="0000000E">
      <w:pPr>
        <w:pStyle w:val="Heading2"/>
        <w:rPr/>
      </w:pPr>
      <w:r w:rsidDel="00000000" w:rsidR="00000000" w:rsidRPr="00000000">
        <w:rPr>
          <w:rtl w:val="0"/>
        </w:rPr>
        <w:t xml:space="preserve">Foundational Videos</w:t>
      </w:r>
    </w:p>
    <w:p w:rsidR="00000000" w:rsidDel="00000000" w:rsidP="00000000" w:rsidRDefault="00000000" w:rsidRPr="00000000" w14:paraId="0000000F">
      <w:pPr>
        <w:pStyle w:val="Heading3"/>
        <w:rPr/>
      </w:pPr>
      <w:r w:rsidDel="00000000" w:rsidR="00000000" w:rsidRPr="00000000">
        <w:rPr>
          <w:rtl w:val="0"/>
        </w:rPr>
        <w:t xml:space="preserve">1. What are tipping points?</w:t>
      </w:r>
    </w:p>
    <w:p w:rsidR="00000000" w:rsidDel="00000000" w:rsidP="00000000" w:rsidRDefault="00000000" w:rsidRPr="00000000" w14:paraId="00000010">
      <w:pPr>
        <w:rPr/>
      </w:pPr>
      <w:r w:rsidDel="00000000" w:rsidR="00000000" w:rsidRPr="00000000">
        <w:rPr>
          <w:rtl w:val="0"/>
        </w:rPr>
        <w:t xml:space="preserve">Tipping points are about small changes making a big difference.</w:t>
      </w:r>
    </w:p>
    <w:p w:rsidR="00000000" w:rsidDel="00000000" w:rsidP="00000000" w:rsidRDefault="00000000" w:rsidRPr="00000000" w14:paraId="00000011">
      <w:pPr>
        <w:rPr/>
      </w:pPr>
      <w:r w:rsidDel="00000000" w:rsidR="00000000" w:rsidRPr="00000000">
        <w:rPr>
          <w:i w:val="1"/>
          <w:iCs w:val="1"/>
          <w:rtl w:val="0"/>
        </w:rPr>
        <w:t xml:space="preserve">[YouTube video: "What are tipping points?"]</w:t>
      </w: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2. What is the storyline of tipping points success stories?</w:t>
      </w:r>
    </w:p>
    <w:p w:rsidR="00000000" w:rsidDel="00000000" w:rsidP="00000000" w:rsidRDefault="00000000" w:rsidRPr="00000000" w14:paraId="00000013">
      <w:pPr>
        <w:rPr/>
      </w:pPr>
      <w:r w:rsidDel="00000000" w:rsidR="00000000" w:rsidRPr="00000000">
        <w:rPr>
          <w:rtl w:val="0"/>
        </w:rPr>
        <w:t xml:space="preserve">A positive tipping point lever sets restoration in motion.</w:t>
      </w:r>
    </w:p>
    <w:p w:rsidR="00000000" w:rsidDel="00000000" w:rsidP="00000000" w:rsidRDefault="00000000" w:rsidRPr="00000000" w14:paraId="00000014">
      <w:pPr>
        <w:rPr/>
      </w:pPr>
      <w:r w:rsidDel="00000000" w:rsidR="00000000" w:rsidRPr="00000000">
        <w:rPr>
          <w:i w:val="1"/>
          <w:iCs w:val="1"/>
          <w:rtl w:val="0"/>
        </w:rPr>
        <w:t xml:space="preserve">[Video: "What is the storyline of tipping point success stories?"]</w:t>
      </w:r>
      <w:r w:rsidDel="00000000" w:rsidR="00000000" w:rsidRPr="00000000">
        <w:rPr>
          <w:rtl w:val="0"/>
        </w:rPr>
      </w:r>
    </w:p>
    <w:p w:rsidR="00000000" w:rsidDel="00000000" w:rsidP="00000000" w:rsidRDefault="00000000" w:rsidRPr="00000000" w14:paraId="00000015">
      <w:pPr>
        <w:pStyle w:val="Heading3"/>
        <w:rPr/>
      </w:pPr>
      <w:r w:rsidDel="00000000" w:rsidR="00000000" w:rsidRPr="00000000">
        <w:rPr>
          <w:rtl w:val="0"/>
        </w:rPr>
        <w:t xml:space="preserve">3. Why are feedback loops important?</w:t>
      </w:r>
    </w:p>
    <w:p w:rsidR="00000000" w:rsidDel="00000000" w:rsidP="00000000" w:rsidRDefault="00000000" w:rsidRPr="00000000" w14:paraId="00000016">
      <w:pPr>
        <w:rPr/>
      </w:pPr>
      <w:r w:rsidDel="00000000" w:rsidR="00000000" w:rsidRPr="00000000">
        <w:rPr>
          <w:rtl w:val="0"/>
        </w:rPr>
        <w:t xml:space="preserve">Feedback loops that amplify change are also the drivers of change.</w:t>
      </w:r>
    </w:p>
    <w:p w:rsidR="00000000" w:rsidDel="00000000" w:rsidP="00000000" w:rsidRDefault="00000000" w:rsidRPr="00000000" w14:paraId="00000017">
      <w:pPr>
        <w:rPr/>
      </w:pPr>
      <w:r w:rsidDel="00000000" w:rsidR="00000000" w:rsidRPr="00000000">
        <w:rPr>
          <w:i w:val="1"/>
          <w:iCs w:val="1"/>
          <w:rtl w:val="0"/>
        </w:rPr>
        <w:t xml:space="preserve">[Video: "Why are feedback loops important?"]</w:t>
      </w: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rtl w:val="0"/>
        </w:rPr>
        <w:t xml:space="preserve">4. How can communities craft effective positive tipping point levers?</w:t>
      </w:r>
    </w:p>
    <w:p w:rsidR="00000000" w:rsidDel="00000000" w:rsidP="00000000" w:rsidRDefault="00000000" w:rsidRPr="00000000" w14:paraId="00000019">
      <w:pPr>
        <w:rPr/>
      </w:pPr>
      <w:r w:rsidDel="00000000" w:rsidR="00000000" w:rsidRPr="00000000">
        <w:rPr>
          <w:rtl w:val="0"/>
        </w:rPr>
        <w:t xml:space="preserve">Community members develop a shared understanding of the problem, then brainstorm targeted, high-impact actions capable of reversing those cycles.</w:t>
      </w:r>
    </w:p>
    <w:p w:rsidR="00000000" w:rsidDel="00000000" w:rsidP="00000000" w:rsidRDefault="00000000" w:rsidRPr="00000000" w14:paraId="0000001A">
      <w:pPr>
        <w:rPr/>
      </w:pPr>
      <w:r w:rsidDel="00000000" w:rsidR="00000000" w:rsidRPr="00000000">
        <w:rPr>
          <w:i w:val="1"/>
          <w:iCs w:val="1"/>
          <w:rtl w:val="0"/>
        </w:rPr>
        <w:t xml:space="preserve">[Video: "How can communities devise effective positive tipping point levers?"]</w:t>
      </w:r>
      <w:r w:rsidDel="00000000" w:rsidR="00000000" w:rsidRPr="00000000">
        <w:rPr>
          <w:rtl w:val="0"/>
        </w:rPr>
      </w:r>
    </w:p>
    <w:p w:rsidR="00000000" w:rsidDel="00000000" w:rsidP="00000000" w:rsidRDefault="00000000" w:rsidRPr="00000000" w14:paraId="0000001B">
      <w:pPr>
        <w:pStyle w:val="Heading3"/>
        <w:rPr/>
      </w:pPr>
      <w:r w:rsidDel="00000000" w:rsidR="00000000" w:rsidRPr="00000000">
        <w:rPr>
          <w:rtl w:val="0"/>
        </w:rPr>
        <w:t xml:space="preserve">5. How does tipping point success at one location spread to other locations?</w:t>
      </w:r>
    </w:p>
    <w:p w:rsidR="00000000" w:rsidDel="00000000" w:rsidP="00000000" w:rsidRDefault="00000000" w:rsidRPr="00000000" w14:paraId="0000001C">
      <w:pPr>
        <w:rPr/>
      </w:pPr>
      <w:r w:rsidDel="00000000" w:rsidR="00000000" w:rsidRPr="00000000">
        <w:rPr>
          <w:rtl w:val="0"/>
        </w:rPr>
        <w:t xml:space="preserve">Success spreads to other locations when people elsewhere learn about the success and decide to try it for themselves.</w:t>
      </w:r>
    </w:p>
    <w:p w:rsidR="00000000" w:rsidDel="00000000" w:rsidP="00000000" w:rsidRDefault="00000000" w:rsidRPr="00000000" w14:paraId="0000001D">
      <w:pPr>
        <w:rPr/>
      </w:pPr>
      <w:r w:rsidDel="00000000" w:rsidR="00000000" w:rsidRPr="00000000">
        <w:rPr>
          <w:i w:val="1"/>
          <w:iCs w:val="1"/>
          <w:rtl w:val="0"/>
        </w:rPr>
        <w:t xml:space="preserve">[Video: "How does tipping point success spread to other locations?"]</w:t>
      </w:r>
      <w:r w:rsidDel="00000000" w:rsidR="00000000" w:rsidRPr="00000000">
        <w:rPr>
          <w:rtl w:val="0"/>
        </w:rPr>
      </w:r>
    </w:p>
    <w:p w:rsidR="00000000" w:rsidDel="00000000" w:rsidP="00000000" w:rsidRDefault="00000000" w:rsidRPr="00000000" w14:paraId="0000001E">
      <w:pPr>
        <w:pStyle w:val="Heading3"/>
        <w:rPr/>
      </w:pPr>
      <w:r w:rsidDel="00000000" w:rsidR="00000000" w:rsidRPr="00000000">
        <w:rPr>
          <w:rtl w:val="0"/>
        </w:rPr>
        <w:t xml:space="preserve">6. How does local tipping point action contribute to the resolution of global problems such as Climate Change?</w:t>
      </w:r>
    </w:p>
    <w:p w:rsidR="00000000" w:rsidDel="00000000" w:rsidP="00000000" w:rsidRDefault="00000000" w:rsidRPr="00000000" w14:paraId="0000001F">
      <w:pPr>
        <w:rPr/>
      </w:pPr>
      <w:r w:rsidDel="00000000" w:rsidR="00000000" w:rsidRPr="00000000">
        <w:rPr>
          <w:rtl w:val="0"/>
        </w:rPr>
        <w:t xml:space="preserve">The success of tipping point levers at a local level show that it's not necessary to wait for action from national governments or international accords to solve global problems.</w:t>
      </w:r>
    </w:p>
    <w:p w:rsidR="00000000" w:rsidDel="00000000" w:rsidP="00000000" w:rsidRDefault="00000000" w:rsidRPr="00000000" w14:paraId="00000020">
      <w:pPr>
        <w:rPr/>
      </w:pPr>
      <w:r w:rsidDel="00000000" w:rsidR="00000000" w:rsidRPr="00000000">
        <w:rPr>
          <w:i w:val="1"/>
          <w:iCs w:val="1"/>
          <w:rtl w:val="0"/>
        </w:rPr>
        <w:t xml:space="preserve">[Video: "How does local tipping point action connect to global problems?"]</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PART ONE: Systems Thinking</w:t>
      </w:r>
    </w:p>
    <w:p w:rsidR="00000000" w:rsidDel="00000000" w:rsidP="00000000" w:rsidRDefault="00000000" w:rsidRPr="00000000" w14:paraId="00000023">
      <w:pPr>
        <w:rPr/>
      </w:pPr>
      <w:r w:rsidDel="00000000" w:rsidR="00000000" w:rsidRPr="00000000">
        <w:rPr>
          <w:rtl w:val="0"/>
        </w:rPr>
        <w:t xml:space="preserve">A four-part framework for understanding how ecological decline happens and how to reverse it.</w:t>
      </w:r>
    </w:p>
    <w:p w:rsidR="00000000" w:rsidDel="00000000" w:rsidP="00000000" w:rsidRDefault="00000000" w:rsidRPr="00000000" w14:paraId="00000024">
      <w:pPr>
        <w:rPr/>
      </w:pPr>
      <w:r w:rsidDel="00000000" w:rsidR="00000000" w:rsidRPr="00000000">
        <w:rPr>
          <w:b w:val="1"/>
          <w:bCs w:val="1"/>
          <w:color w:val="787878"/>
          <w:sz w:val="18"/>
          <w:szCs w:val="18"/>
          <w:rtl w:val="0"/>
        </w:rPr>
        <w:t xml:space="preserve">SYSTEMS THINKING TOOL</w:t>
      </w:r>
      <w:r w:rsidDel="00000000" w:rsidR="00000000" w:rsidRPr="00000000">
        <w:rPr>
          <w:rtl w:val="0"/>
        </w:rPr>
      </w:r>
    </w:p>
    <w:p w:rsidR="00000000" w:rsidDel="00000000" w:rsidP="00000000" w:rsidRDefault="00000000" w:rsidRPr="00000000" w14:paraId="00000025">
      <w:pPr>
        <w:pStyle w:val="Heading1"/>
        <w:rPr/>
      </w:pPr>
      <w:commentRangeStart w:id="0"/>
      <w:r w:rsidDel="00000000" w:rsidR="00000000" w:rsidRPr="00000000">
        <w:rPr>
          <w:rtl w:val="0"/>
        </w:rPr>
        <w:t xml:space="preserve">Finding Leverage Points: Reversing Vicious Cycles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Guide communities through a structured process to understand what's causing environmental problems and identify where doable interventions can create positive, self-reinforcing change.</w:t>
      </w:r>
    </w:p>
    <w:p w:rsidR="00000000" w:rsidDel="00000000" w:rsidP="00000000" w:rsidRDefault="00000000" w:rsidRPr="00000000" w14:paraId="00000027">
      <w:pPr>
        <w:pStyle w:val="Heading2"/>
        <w:rPr/>
      </w:pPr>
      <w:r w:rsidDel="00000000" w:rsidR="00000000" w:rsidRPr="00000000">
        <w:rPr>
          <w:rtl w:val="0"/>
        </w:rPr>
        <w:t xml:space="preserve">About This Tool</w:t>
      </w:r>
    </w:p>
    <w:p w:rsidR="00000000" w:rsidDel="00000000" w:rsidP="00000000" w:rsidRDefault="00000000" w:rsidRPr="00000000" w14:paraId="00000028">
      <w:pPr>
        <w:rPr/>
      </w:pPr>
      <w:r w:rsidDel="00000000" w:rsidR="00000000" w:rsidRPr="00000000">
        <w:rPr>
          <w:rtl w:val="0"/>
        </w:rPr>
        <w:t xml:space="preserve">When communities face environmental challenges like depleted fisheries, degraded forests, or water shortages, the problems are rarely simple. They're usually the result of interconnected causes that reinforce each other. These are vicious cycles: one problem makes another worse, which makes the first problem worse, pulling the system into a downward spiral.</w:t>
      </w:r>
    </w:p>
    <w:p w:rsidR="00000000" w:rsidDel="00000000" w:rsidP="00000000" w:rsidRDefault="00000000" w:rsidRPr="00000000" w14:paraId="00000029">
      <w:pPr>
        <w:shd w:fill="d6eaf8" w:val="clear"/>
        <w:ind w:left="360" w:right="360" w:firstLine="0"/>
        <w:rPr/>
      </w:pPr>
      <w:r w:rsidDel="00000000" w:rsidR="00000000" w:rsidRPr="00000000">
        <w:rPr>
          <w:b w:val="1"/>
          <w:bCs w:val="1"/>
          <w:rtl w:val="0"/>
        </w:rPr>
        <w:t xml:space="preserve">What This Tool Does</w:t>
      </w:r>
      <w:r w:rsidDel="00000000" w:rsidR="00000000" w:rsidRPr="00000000">
        <w:rPr>
          <w:rtl w:val="0"/>
        </w:rPr>
      </w:r>
    </w:p>
    <w:p w:rsidR="00000000" w:rsidDel="00000000" w:rsidP="00000000" w:rsidRDefault="00000000" w:rsidRPr="00000000" w14:paraId="0000002A">
      <w:pPr>
        <w:shd w:fill="d6eaf8" w:val="clear"/>
        <w:ind w:left="360" w:right="360" w:firstLine="0"/>
        <w:rPr/>
      </w:pPr>
      <w:r w:rsidDel="00000000" w:rsidR="00000000" w:rsidRPr="00000000">
        <w:rPr>
          <w:rtl w:val="0"/>
        </w:rPr>
        <w:t xml:space="preserve">This tool explains why ecological and social problems can feel impossible to solve and how systems thinking reveals potential levers to shift things toward recovery. The </w:t>
      </w:r>
      <w:commentRangeStart w:id="1"/>
      <w:r w:rsidDel="00000000" w:rsidR="00000000" w:rsidRPr="00000000">
        <w:rPr>
          <w:rtl w:val="0"/>
        </w:rPr>
        <w:t xml:space="preserve">Community Workshop Tools</w:t>
      </w:r>
      <w:commentRangeEnd w:id="1"/>
      <w:r w:rsidDel="00000000" w:rsidR="00000000" w:rsidRPr="00000000">
        <w:commentReference w:id="1"/>
      </w:r>
      <w:r w:rsidDel="00000000" w:rsidR="00000000" w:rsidRPr="00000000">
        <w:rPr>
          <w:rtl w:val="0"/>
        </w:rPr>
        <w:t xml:space="preserve"> are where you and the community put that knowledge to work.</w:t>
      </w:r>
    </w:p>
    <w:p w:rsidR="00000000" w:rsidDel="00000000" w:rsidP="00000000" w:rsidRDefault="00000000" w:rsidRPr="00000000" w14:paraId="0000002B">
      <w:pPr>
        <w:pStyle w:val="Heading2"/>
        <w:rPr/>
      </w:pPr>
      <w:r w:rsidDel="00000000" w:rsidR="00000000" w:rsidRPr="00000000">
        <w:rPr>
          <w:rtl w:val="0"/>
        </w:rPr>
        <w:t xml:space="preserve">The Four-Part Process</w:t>
      </w:r>
    </w:p>
    <w:p w:rsidR="00000000" w:rsidDel="00000000" w:rsidP="00000000" w:rsidRDefault="00000000" w:rsidRPr="00000000" w14:paraId="0000002C">
      <w:pPr>
        <w:rPr/>
      </w:pPr>
      <w:r w:rsidDel="00000000" w:rsidR="00000000" w:rsidRPr="00000000">
        <w:rPr>
          <w:rtl w:val="0"/>
        </w:rPr>
        <w:t xml:space="preserve">This tool is organized into four interconnected parts that build on each other:</w:t>
      </w:r>
    </w:p>
    <w:p w:rsidR="00000000" w:rsidDel="00000000" w:rsidP="00000000" w:rsidRDefault="00000000" w:rsidRPr="00000000" w14:paraId="0000002D">
      <w:pPr>
        <w:pStyle w:val="Heading3"/>
        <w:rPr/>
      </w:pPr>
      <w:r w:rsidDel="00000000" w:rsidR="00000000" w:rsidRPr="00000000">
        <w:rPr>
          <w:rtl w:val="0"/>
        </w:rPr>
        <w:t xml:space="preserve">01 — Recognize It</w:t>
      </w:r>
    </w:p>
    <w:p w:rsidR="00000000" w:rsidDel="00000000" w:rsidP="00000000" w:rsidRDefault="00000000" w:rsidRPr="00000000" w14:paraId="0000002E">
      <w:pPr>
        <w:rPr/>
      </w:pPr>
      <w:r w:rsidDel="00000000" w:rsidR="00000000" w:rsidRPr="00000000">
        <w:rPr>
          <w:rtl w:val="0"/>
        </w:rPr>
        <w:t xml:space="preserve">Identify the vicious cycles driving decline in your community. Learn to see the circular patterns of cause and effect that keep problems reinforcing each other.</w:t>
      </w:r>
    </w:p>
    <w:p w:rsidR="00000000" w:rsidDel="00000000" w:rsidP="00000000" w:rsidRDefault="00000000" w:rsidRPr="00000000" w14:paraId="0000002F">
      <w:pPr>
        <w:pStyle w:val="Heading3"/>
        <w:rPr/>
      </w:pPr>
      <w:r w:rsidDel="00000000" w:rsidR="00000000" w:rsidRPr="00000000">
        <w:rPr>
          <w:rtl w:val="0"/>
        </w:rPr>
        <w:t xml:space="preserve">02 — Map It</w:t>
      </w:r>
    </w:p>
    <w:p w:rsidR="00000000" w:rsidDel="00000000" w:rsidP="00000000" w:rsidRDefault="00000000" w:rsidRPr="00000000" w14:paraId="00000030">
      <w:pPr>
        <w:rPr/>
      </w:pPr>
      <w:r w:rsidDel="00000000" w:rsidR="00000000" w:rsidRPr="00000000">
        <w:rPr>
          <w:rtl w:val="0"/>
        </w:rPr>
        <w:t xml:space="preserve">Create a visual diagram of the feedback loops causing your problems. Bring diverse community voices together to understand the full story of decline.</w:t>
      </w:r>
    </w:p>
    <w:p w:rsidR="00000000" w:rsidDel="00000000" w:rsidP="00000000" w:rsidRDefault="00000000" w:rsidRPr="00000000" w14:paraId="00000031">
      <w:pPr>
        <w:pStyle w:val="Heading3"/>
        <w:rPr/>
      </w:pPr>
      <w:r w:rsidDel="00000000" w:rsidR="00000000" w:rsidRPr="00000000">
        <w:rPr>
          <w:rtl w:val="0"/>
        </w:rPr>
        <w:t xml:space="preserve">   03 — Reverse It</w:t>
      </w:r>
    </w:p>
    <w:p w:rsidR="00000000" w:rsidDel="00000000" w:rsidP="00000000" w:rsidRDefault="00000000" w:rsidRPr="00000000" w14:paraId="00000032">
      <w:pPr>
        <w:rPr/>
      </w:pPr>
      <w:r w:rsidDel="00000000" w:rsidR="00000000" w:rsidRPr="00000000">
        <w:rPr>
          <w:rtl w:val="0"/>
        </w:rPr>
        <w:t xml:space="preserve">Find leverage points where interventions can break negative cycles and start positive ones. Evaluate feasibility and choose your starting point.</w:t>
      </w:r>
    </w:p>
    <w:p w:rsidR="00000000" w:rsidDel="00000000" w:rsidP="00000000" w:rsidRDefault="00000000" w:rsidRPr="00000000" w14:paraId="00000033">
      <w:pPr>
        <w:pStyle w:val="Heading3"/>
        <w:rPr/>
      </w:pPr>
      <w:r w:rsidDel="00000000" w:rsidR="00000000" w:rsidRPr="00000000">
        <w:rPr>
          <w:rtl w:val="0"/>
        </w:rPr>
        <w:t xml:space="preserve">04 — Lock It In</w:t>
      </w:r>
    </w:p>
    <w:p w:rsidR="00000000" w:rsidDel="00000000" w:rsidP="00000000" w:rsidRDefault="00000000" w:rsidRPr="00000000" w14:paraId="00000034">
      <w:pPr>
        <w:rPr/>
      </w:pPr>
      <w:r w:rsidDel="00000000" w:rsidR="00000000" w:rsidRPr="00000000">
        <w:rPr>
          <w:rtl w:val="0"/>
        </w:rPr>
        <w:t xml:space="preserve">Build mutually reinforcing success that becomes permanent. Create multiple virtuous cycles that support each other and integrate with community life.</w:t>
      </w:r>
    </w:p>
    <w:p w:rsidR="00000000" w:rsidDel="00000000" w:rsidP="00000000" w:rsidRDefault="00000000" w:rsidRPr="00000000" w14:paraId="00000035">
      <w:pPr>
        <w:shd w:fill="eaf2ff" w:val="clear"/>
        <w:ind w:left="360" w:right="360" w:firstLine="0"/>
        <w:rPr/>
      </w:pPr>
      <w:r w:rsidDel="00000000" w:rsidR="00000000" w:rsidRPr="00000000">
        <w:rPr>
          <w:b w:val="1"/>
          <w:bCs w:val="1"/>
          <w:rtl w:val="0"/>
        </w:rPr>
        <w:t xml:space="preserve">Building on Community Knowledge</w:t>
      </w:r>
      <w:r w:rsidDel="00000000" w:rsidR="00000000" w:rsidRPr="00000000">
        <w:rPr>
          <w:rtl w:val="0"/>
        </w:rPr>
      </w:r>
    </w:p>
    <w:p w:rsidR="00000000" w:rsidDel="00000000" w:rsidP="00000000" w:rsidRDefault="00000000" w:rsidRPr="00000000" w14:paraId="00000036">
      <w:pPr>
        <w:shd w:fill="eaf2ff" w:val="clear"/>
        <w:ind w:left="360" w:right="360" w:firstLine="0"/>
        <w:rPr/>
      </w:pPr>
      <w:r w:rsidDel="00000000" w:rsidR="00000000" w:rsidRPr="00000000">
        <w:rPr>
          <w:rtl w:val="0"/>
        </w:rPr>
        <w:t xml:space="preserve">This tool works by bringing together diverse community knowledge: elders who remember how things changed, young people who understand current realities, women who hold often-invisible knowledge about how the ecosystem actually functions. That combination builds a shared picture of what's happening and where change is possible.</w:t>
      </w:r>
    </w:p>
    <w:p w:rsidR="00000000" w:rsidDel="00000000" w:rsidP="00000000" w:rsidRDefault="00000000" w:rsidRPr="00000000" w14:paraId="00000037">
      <w:pPr>
        <w:pStyle w:val="Heading3"/>
        <w:rPr/>
      </w:pPr>
      <w:r w:rsidDel="00000000" w:rsidR="00000000" w:rsidRPr="00000000">
        <w:rPr>
          <w:rtl w:val="0"/>
        </w:rPr>
        <w:t xml:space="preserve">Downloads &amp; Resources</w:t>
      </w:r>
    </w:p>
    <w:p w:rsidR="00000000" w:rsidDel="00000000" w:rsidP="00000000" w:rsidRDefault="00000000" w:rsidRPr="00000000" w14:paraId="00000038">
      <w:pPr>
        <w:shd w:fill="f2f3f4" w:val="clear"/>
        <w:ind w:left="360" w:right="360" w:firstLine="0"/>
        <w:rPr/>
      </w:pPr>
      <w:commentRangeStart w:id="2"/>
      <w:r w:rsidDel="00000000" w:rsidR="00000000" w:rsidRPr="00000000">
        <w:rPr>
          <w:b w:val="1"/>
          <w:bCs w:val="1"/>
          <w:rtl w:val="0"/>
        </w:rPr>
        <w:t xml:space="preserve">Complete Tool PDF</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9">
      <w:pPr>
        <w:shd w:fill="f2f3f4" w:val="clear"/>
        <w:ind w:left="360" w:right="360" w:firstLine="0"/>
        <w:rPr/>
      </w:pPr>
      <w:r w:rsidDel="00000000" w:rsidR="00000000" w:rsidRPr="00000000">
        <w:rPr>
          <w:rtl w:val="0"/>
        </w:rPr>
        <w:t xml:space="preserve">Download the full systems thinking tool with all worksheets, examples, and guidance.</w:t>
      </w:r>
    </w:p>
    <w:p w:rsidR="00000000" w:rsidDel="00000000" w:rsidP="00000000" w:rsidRDefault="00000000" w:rsidRPr="00000000" w14:paraId="0000003A">
      <w:pPr>
        <w:shd w:fill="f2f3f4" w:val="clear"/>
        <w:ind w:left="360" w:right="360" w:firstLine="0"/>
        <w:rPr/>
      </w:pPr>
      <w:r w:rsidDel="00000000" w:rsidR="00000000" w:rsidRPr="00000000">
        <w:rPr>
          <w:b w:val="1"/>
          <w:bCs w:val="1"/>
          <w:rtl w:val="0"/>
        </w:rPr>
        <w:t xml:space="preserve">Mapping Templates</w:t>
      </w:r>
      <w:r w:rsidDel="00000000" w:rsidR="00000000" w:rsidRPr="00000000">
        <w:rPr>
          <w:rtl w:val="0"/>
        </w:rPr>
      </w:r>
    </w:p>
    <w:p w:rsidR="00000000" w:rsidDel="00000000" w:rsidP="00000000" w:rsidRDefault="00000000" w:rsidRPr="00000000" w14:paraId="0000003B">
      <w:pPr>
        <w:shd w:fill="f2f3f4" w:val="clear"/>
        <w:ind w:left="360" w:right="360" w:firstLine="0"/>
        <w:rPr/>
      </w:pPr>
      <w:r w:rsidDel="00000000" w:rsidR="00000000" w:rsidRPr="00000000">
        <w:rPr>
          <w:rtl w:val="0"/>
        </w:rPr>
        <w:t xml:space="preserve">Blank templates for creating your vicious cycle diagrams and evaluation matrices.</w:t>
      </w:r>
    </w:p>
    <w:p w:rsidR="00000000" w:rsidDel="00000000" w:rsidP="00000000" w:rsidRDefault="00000000" w:rsidRPr="00000000" w14:paraId="0000003C">
      <w:pPr>
        <w:shd w:fill="f2f3f4" w:val="clear"/>
        <w:ind w:left="360" w:right="360" w:firstLine="0"/>
        <w:rPr/>
      </w:pPr>
      <w:r w:rsidDel="00000000" w:rsidR="00000000" w:rsidRPr="00000000">
        <w:rPr>
          <w:b w:val="1"/>
          <w:bCs w:val="1"/>
          <w:rtl w:val="0"/>
        </w:rPr>
        <w:t xml:space="preserve">Facilitator's Guide</w:t>
      </w:r>
      <w:r w:rsidDel="00000000" w:rsidR="00000000" w:rsidRPr="00000000">
        <w:rPr>
          <w:rtl w:val="0"/>
        </w:rPr>
      </w:r>
    </w:p>
    <w:p w:rsidR="00000000" w:rsidDel="00000000" w:rsidP="00000000" w:rsidRDefault="00000000" w:rsidRPr="00000000" w14:paraId="0000003D">
      <w:pPr>
        <w:shd w:fill="f2f3f4" w:val="clear"/>
        <w:ind w:left="360" w:right="360" w:firstLine="0"/>
        <w:rPr/>
      </w:pPr>
      <w:r w:rsidDel="00000000" w:rsidR="00000000" w:rsidRPr="00000000">
        <w:rPr>
          <w:rtl w:val="0"/>
        </w:rPr>
        <w:t xml:space="preserve">Additional guidance for NGOs and facilitators leading community mapping sessions.</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color w:val="787878"/>
          <w:sz w:val="18"/>
          <w:szCs w:val="18"/>
          <w:rtl w:val="0"/>
        </w:rPr>
        <w:t xml:space="preserve">PART 1</w:t>
      </w:r>
      <w:r w:rsidDel="00000000" w:rsidR="00000000" w:rsidRPr="00000000">
        <w:rPr>
          <w:rtl w:val="0"/>
        </w:rPr>
      </w:r>
    </w:p>
    <w:p w:rsidR="00000000" w:rsidDel="00000000" w:rsidP="00000000" w:rsidRDefault="00000000" w:rsidRPr="00000000" w14:paraId="00000040">
      <w:pPr>
        <w:pStyle w:val="Heading1"/>
        <w:rPr/>
      </w:pPr>
      <w:commentRangeStart w:id="3"/>
      <w:r w:rsidDel="00000000" w:rsidR="00000000" w:rsidRPr="00000000">
        <w:rPr>
          <w:rtl w:val="0"/>
        </w:rPr>
        <w:t xml:space="preserve">Recognize It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Diagnose the Problem: Identify </w:t>
      </w:r>
      <w:del w:author="Gerald Marten" w:id="0" w:date="2026-05-31T22:05:35Z">
        <w:r w:rsidDel="00000000" w:rsidR="00000000" w:rsidRPr="00000000">
          <w:rPr>
            <w:rtl w:val="0"/>
          </w:rPr>
          <w:delText xml:space="preserve">the </w:delText>
        </w:r>
      </w:del>
      <w:r w:rsidDel="00000000" w:rsidR="00000000" w:rsidRPr="00000000">
        <w:rPr>
          <w:rtl w:val="0"/>
        </w:rPr>
        <w:t xml:space="preserve">circular patterns that drive decline and </w:t>
      </w:r>
      <w:del w:author="Gerald Marten" w:id="1" w:date="2026-05-31T22:05:25Z">
        <w:r w:rsidDel="00000000" w:rsidR="00000000" w:rsidRPr="00000000">
          <w:rPr>
            <w:rtl w:val="0"/>
          </w:rPr>
          <w:delText xml:space="preserve">the </w:delText>
        </w:r>
      </w:del>
      <w:r w:rsidDel="00000000" w:rsidR="00000000" w:rsidRPr="00000000">
        <w:rPr>
          <w:rtl w:val="0"/>
        </w:rPr>
        <w:t xml:space="preserve">leverage points where intervention can reverse them.</w:t>
      </w:r>
    </w:p>
    <w:p w:rsidR="00000000" w:rsidDel="00000000" w:rsidP="00000000" w:rsidRDefault="00000000" w:rsidRPr="00000000" w14:paraId="00000042">
      <w:pPr>
        <w:shd w:fill="f2f3f4" w:val="clear"/>
        <w:ind w:left="360" w:right="360" w:firstLine="0"/>
        <w:rPr/>
      </w:pPr>
      <w:r w:rsidDel="00000000" w:rsidR="00000000" w:rsidRPr="00000000">
        <w:rPr>
          <w:b w:val="1"/>
          <w:bCs w:val="1"/>
          <w:rtl w:val="0"/>
        </w:rPr>
        <w:t xml:space="preserve">Tool Resources</w:t>
      </w:r>
      <w:r w:rsidDel="00000000" w:rsidR="00000000" w:rsidRPr="00000000">
        <w:rPr>
          <w:rtl w:val="0"/>
        </w:rPr>
      </w:r>
    </w:p>
    <w:p w:rsidR="00000000" w:rsidDel="00000000" w:rsidP="00000000" w:rsidRDefault="00000000" w:rsidRPr="00000000" w14:paraId="00000043">
      <w:pPr>
        <w:shd w:fill="f2f3f4" w:val="clear"/>
        <w:ind w:left="360" w:right="360" w:firstLine="0"/>
        <w:rPr/>
      </w:pPr>
      <w:r w:rsidDel="00000000" w:rsidR="00000000" w:rsidRPr="00000000">
        <w:rPr>
          <w:rFonts w:ascii="Arial Unicode MS" w:cs="Arial Unicode MS" w:eastAsia="Arial Unicode MS" w:hAnsi="Arial Unicode MS"/>
          <w:rtl w:val="0"/>
        </w:rPr>
        <w:t xml:space="preserve">↓ </w:t>
      </w:r>
      <w:commentRangeStart w:id="4"/>
      <w:r w:rsidDel="00000000" w:rsidR="00000000" w:rsidRPr="00000000">
        <w:rPr>
          <w:rtl w:val="0"/>
        </w:rPr>
        <w:t xml:space="preserve">Recognition Checklist (PDF)</w:t>
      </w:r>
    </w:p>
    <w:p w:rsidR="00000000" w:rsidDel="00000000" w:rsidP="00000000" w:rsidRDefault="00000000" w:rsidRPr="00000000" w14:paraId="00000044">
      <w:pPr>
        <w:shd w:fill="f2f3f4" w:val="clear"/>
        <w:ind w:left="360" w:right="360" w:firstLine="0"/>
        <w:rPr/>
      </w:pPr>
      <w:r w:rsidDel="00000000" w:rsidR="00000000" w:rsidRPr="00000000">
        <w:rPr>
          <w:rFonts w:ascii="Arial Unicode MS" w:cs="Arial Unicode MS" w:eastAsia="Arial Unicode MS" w:hAnsi="Arial Unicode MS"/>
          <w:rtl w:val="0"/>
        </w:rPr>
        <w:t xml:space="preserve">↓ Visual Examples (PDF)</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I</w:t>
      </w:r>
      <w:commentRangeStart w:id="5"/>
      <w:r w:rsidDel="00000000" w:rsidR="00000000" w:rsidRPr="00000000">
        <w:rPr>
          <w:rtl w:val="0"/>
        </w:rPr>
        <w:t xml:space="preserve">dentifying Vicious Cycles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As you prepare to map your situation, these are the key patterns to look for. Understanding these dynamics will help you see how problems connect and reinforce each other, leading to crisis.</w:t>
      </w:r>
    </w:p>
    <w:p w:rsidR="00000000" w:rsidDel="00000000" w:rsidP="00000000" w:rsidRDefault="00000000" w:rsidRPr="00000000" w14:paraId="00000047">
      <w:pPr>
        <w:pStyle w:val="Heading3"/>
        <w:rPr/>
      </w:pPr>
      <w:r w:rsidDel="00000000" w:rsidR="00000000" w:rsidRPr="00000000">
        <w:rPr>
          <w:rtl w:val="0"/>
        </w:rPr>
        <w:t xml:space="preserve">What to Look For</w:t>
      </w:r>
    </w:p>
    <w:p w:rsidR="00000000" w:rsidDel="00000000" w:rsidP="00000000" w:rsidRDefault="00000000" w:rsidRPr="00000000" w14:paraId="00000048">
      <w:pPr>
        <w:rPr/>
      </w:pPr>
      <w:r w:rsidDel="00000000" w:rsidR="00000000" w:rsidRPr="00000000">
        <w:rPr>
          <w:rtl w:val="0"/>
        </w:rPr>
        <w:t xml:space="preserve">When examining your environmental challenges, watch for these seven warning signs of vicious cycles at work:</w:t>
      </w:r>
    </w:p>
    <w:p w:rsidR="00000000" w:rsidDel="00000000" w:rsidP="00000000" w:rsidRDefault="00000000" w:rsidRPr="00000000" w14:paraId="00000049">
      <w:pPr>
        <w:pStyle w:val="Heading4"/>
        <w:rPr/>
      </w:pPr>
      <w:r w:rsidDel="00000000" w:rsidR="00000000" w:rsidRPr="00000000">
        <w:rPr>
          <w:rtl w:val="0"/>
        </w:rPr>
        <w:t xml:space="preserve">01 — Interconnected Problems</w:t>
      </w:r>
    </w:p>
    <w:p w:rsidR="00000000" w:rsidDel="00000000" w:rsidP="00000000" w:rsidRDefault="00000000" w:rsidRPr="00000000" w14:paraId="0000004A">
      <w:pPr>
        <w:rPr/>
      </w:pPr>
      <w:r w:rsidDel="00000000" w:rsidR="00000000" w:rsidRPr="00000000">
        <w:rPr>
          <w:rtl w:val="0"/>
        </w:rPr>
        <w:t xml:space="preserve">Are you facing multiple problems that seem related rather than isolated issues? For example, not just "fewer fish" but also "damaged coral reefs," "fishers increasingly using destructive methods," and "declining income."</w:t>
      </w:r>
    </w:p>
    <w:p w:rsidR="00000000" w:rsidDel="00000000" w:rsidP="00000000" w:rsidRDefault="00000000" w:rsidRPr="00000000" w14:paraId="0000004B">
      <w:pPr>
        <w:pStyle w:val="Heading4"/>
        <w:rPr/>
      </w:pPr>
      <w:r w:rsidDel="00000000" w:rsidR="00000000" w:rsidRPr="00000000">
        <w:rPr>
          <w:rtl w:val="0"/>
        </w:rPr>
        <w:t xml:space="preserve">02 — Progressive Worsening Over Time</w:t>
      </w:r>
    </w:p>
    <w:p w:rsidR="00000000" w:rsidDel="00000000" w:rsidP="00000000" w:rsidRDefault="00000000" w:rsidRPr="00000000" w14:paraId="0000004C">
      <w:pPr>
        <w:rPr/>
      </w:pPr>
      <w:r w:rsidDel="00000000" w:rsidR="00000000" w:rsidRPr="00000000">
        <w:rPr>
          <w:rtl w:val="0"/>
        </w:rPr>
        <w:t xml:space="preserve">Have problems gotten worse year by year, or even accelerated? This suggests reinforcing cycles at work rather than random fluctuations.</w:t>
      </w:r>
    </w:p>
    <w:p w:rsidR="00000000" w:rsidDel="00000000" w:rsidP="00000000" w:rsidRDefault="00000000" w:rsidRPr="00000000" w14:paraId="0000004D">
      <w:pPr>
        <w:pStyle w:val="Heading4"/>
        <w:rPr/>
      </w:pPr>
      <w:r w:rsidDel="00000000" w:rsidR="00000000" w:rsidRPr="00000000">
        <w:rPr>
          <w:rtl w:val="0"/>
        </w:rPr>
        <w:t xml:space="preserve">03 — A Shift from a Better Past</w:t>
      </w:r>
    </w:p>
    <w:p w:rsidR="00000000" w:rsidDel="00000000" w:rsidP="00000000" w:rsidRDefault="00000000" w:rsidRPr="00000000" w14:paraId="0000004E">
      <w:pPr>
        <w:rPr/>
      </w:pPr>
      <w:r w:rsidDel="00000000" w:rsidR="00000000" w:rsidRPr="00000000">
        <w:rPr>
          <w:rtl w:val="0"/>
        </w:rPr>
        <w:t xml:space="preserve">Can community elders remember when things were different: when fish were more plentiful, forests were healthier, water was more accessible? Understanding what changed is crucial.</w:t>
      </w:r>
    </w:p>
    <w:p w:rsidR="00000000" w:rsidDel="00000000" w:rsidP="00000000" w:rsidRDefault="00000000" w:rsidRPr="00000000" w14:paraId="0000004F">
      <w:pPr>
        <w:pStyle w:val="Heading4"/>
        <w:rPr/>
      </w:pPr>
      <w:r w:rsidDel="00000000" w:rsidR="00000000" w:rsidRPr="00000000">
        <w:rPr>
          <w:rtl w:val="0"/>
        </w:rPr>
        <w:t xml:space="preserve">04 — The "Trigger" or Initial Change</w:t>
      </w:r>
    </w:p>
    <w:p w:rsidR="00000000" w:rsidDel="00000000" w:rsidP="00000000" w:rsidRDefault="00000000" w:rsidRPr="00000000" w14:paraId="00000050">
      <w:pPr>
        <w:rPr/>
      </w:pPr>
      <w:r w:rsidDel="00000000" w:rsidR="00000000" w:rsidRPr="00000000">
        <w:rPr>
          <w:rtl w:val="0"/>
        </w:rPr>
        <w:t xml:space="preserve">Was there a specific action or event that started the decline? This could be a new technology introduced or an old one abandoned, a change in land management or ownership, policy changes, population growth, or other pressures.</w:t>
      </w:r>
    </w:p>
    <w:p w:rsidR="00000000" w:rsidDel="00000000" w:rsidP="00000000" w:rsidRDefault="00000000" w:rsidRPr="00000000" w14:paraId="00000051">
      <w:pPr>
        <w:pStyle w:val="Heading4"/>
        <w:rPr/>
      </w:pPr>
      <w:r w:rsidDel="00000000" w:rsidR="00000000" w:rsidRPr="00000000">
        <w:rPr>
          <w:rtl w:val="0"/>
        </w:rPr>
        <w:t xml:space="preserve">05 — Circular Patterns of Cause and Effect</w:t>
      </w:r>
    </w:p>
    <w:p w:rsidR="00000000" w:rsidDel="00000000" w:rsidP="00000000" w:rsidRDefault="00000000" w:rsidRPr="00000000" w14:paraId="00000052">
      <w:pPr>
        <w:rPr/>
      </w:pPr>
      <w:r w:rsidDel="00000000" w:rsidR="00000000" w:rsidRPr="00000000">
        <w:rPr>
          <w:rtl w:val="0"/>
        </w:rPr>
        <w:t xml:space="preserve">Do you see situations where Problem A worsens Problem B, which worsens Problem C, which then worsens Problem A again? These </w:t>
      </w:r>
      <w:ins w:author="Gerald Marten" w:id="2" w:date="2026-05-31T22:07:38Z">
        <w:r w:rsidDel="00000000" w:rsidR="00000000" w:rsidRPr="00000000">
          <w:rPr>
            <w:rtl w:val="0"/>
          </w:rPr>
          <w:t xml:space="preserve">“amplifying”  </w:t>
        </w:r>
      </w:ins>
      <w:r w:rsidDel="00000000" w:rsidR="00000000" w:rsidRPr="00000000">
        <w:rPr>
          <w:rtl w:val="0"/>
        </w:rPr>
        <w:t xml:space="preserve">feedback loops are the hallmark of vicious cycles, and are what must be reversed.</w:t>
      </w:r>
    </w:p>
    <w:p w:rsidR="00000000" w:rsidDel="00000000" w:rsidP="00000000" w:rsidRDefault="00000000" w:rsidRPr="00000000" w14:paraId="00000053">
      <w:pPr>
        <w:pStyle w:val="Heading4"/>
        <w:rPr/>
      </w:pPr>
      <w:r w:rsidDel="00000000" w:rsidR="00000000" w:rsidRPr="00000000">
        <w:rPr>
          <w:rtl w:val="0"/>
        </w:rPr>
        <w:t xml:space="preserve">06 — Thresholds or Tipping Points</w:t>
      </w:r>
    </w:p>
    <w:p w:rsidR="00000000" w:rsidDel="00000000" w:rsidP="00000000" w:rsidRDefault="00000000" w:rsidRPr="00000000" w14:paraId="00000054">
      <w:pPr>
        <w:rPr>
          <w:ins w:author="Gerald Marten" w:id="3" w:date="2026-06-04T01:16:56Z"/>
        </w:rPr>
      </w:pPr>
      <w:r w:rsidDel="00000000" w:rsidR="00000000" w:rsidRPr="00000000">
        <w:rPr>
          <w:rtl w:val="0"/>
        </w:rPr>
        <w:t xml:space="preserve">Have there been moments when the situation suddenly got much worse? </w:t>
      </w:r>
      <w:ins w:author="Gerald Marten" w:id="3" w:date="2026-06-04T01:16:56Z">
        <w:r w:rsidDel="00000000" w:rsidR="00000000" w:rsidRPr="00000000">
          <w:rPr>
            <w:rtl w:val="0"/>
          </w:rPr>
        </w:r>
      </w:ins>
    </w:p>
    <w:p w:rsidR="00000000" w:rsidDel="00000000" w:rsidP="00000000" w:rsidRDefault="00000000" w:rsidRPr="00000000" w14:paraId="00000055">
      <w:pPr>
        <w:rPr>
          <w:ins w:author="Gerald Marten" w:id="3" w:date="2026-06-04T01:16:56Z"/>
        </w:rPr>
      </w:pPr>
      <w:ins w:author="Gerald Marten" w:id="3" w:date="2026-06-04T01:16:56Z">
        <w:r w:rsidDel="00000000" w:rsidR="00000000" w:rsidRPr="00000000">
          <w:rPr>
            <w:rtl w:val="0"/>
          </w:rPr>
        </w:r>
      </w:ins>
    </w:p>
    <w:p w:rsidR="00000000" w:rsidDel="00000000" w:rsidP="00000000" w:rsidRDefault="00000000" w:rsidRPr="00000000" w14:paraId="00000056">
      <w:pPr>
        <w:rPr>
          <w:ins w:author="Gerald Marten" w:id="3" w:date="2026-06-04T01:16:56Z"/>
        </w:rPr>
      </w:pPr>
      <w:ins w:author="Gerald Marten" w:id="3" w:date="2026-06-04T01:16:56Z">
        <w:r w:rsidDel="00000000" w:rsidR="00000000" w:rsidRPr="00000000">
          <w:rPr>
            <w:rtl w:val="0"/>
          </w:rPr>
        </w:r>
      </w:ins>
    </w:p>
    <w:p w:rsidR="00000000" w:rsidDel="00000000" w:rsidP="00000000" w:rsidRDefault="00000000" w:rsidRPr="00000000" w14:paraId="00000057">
      <w:pPr>
        <w:rPr>
          <w:ins w:author="Gerald Marten" w:id="3" w:date="2026-06-04T01:16:56Z"/>
        </w:rPr>
      </w:pPr>
      <w:ins w:author="Gerald Marten" w:id="3" w:date="2026-06-04T01:16:56Z">
        <w:r w:rsidDel="00000000" w:rsidR="00000000" w:rsidRPr="00000000">
          <w:rPr>
            <w:rtl w:val="0"/>
          </w:rPr>
        </w:r>
      </w:ins>
    </w:p>
    <w:p w:rsidR="00000000" w:rsidDel="00000000" w:rsidP="00000000" w:rsidRDefault="00000000" w:rsidRPr="00000000" w14:paraId="00000058">
      <w:pPr>
        <w:rPr>
          <w:ins w:author="Gerald Marten" w:id="3" w:date="2026-06-04T01:16:56Z"/>
        </w:rPr>
      </w:pPr>
      <w:ins w:author="Gerald Marten" w:id="3" w:date="2026-06-04T01:16:56Z">
        <w:r w:rsidDel="00000000" w:rsidR="00000000" w:rsidRPr="00000000">
          <w:rPr>
            <w:rtl w:val="0"/>
          </w:rPr>
        </w:r>
      </w:ins>
    </w:p>
    <w:p w:rsidR="00000000" w:rsidDel="00000000" w:rsidP="00000000" w:rsidRDefault="00000000" w:rsidRPr="00000000" w14:paraId="00000059">
      <w:pPr>
        <w:rPr>
          <w:ins w:author="Gerald Marten" w:id="3" w:date="2026-06-04T01:16:56Z"/>
        </w:rPr>
      </w:pPr>
      <w:ins w:author="Gerald Marten" w:id="3" w:date="2026-06-04T01:16:56Z">
        <w:r w:rsidDel="00000000" w:rsidR="00000000" w:rsidRPr="00000000">
          <w:rPr>
            <w:rtl w:val="0"/>
          </w:rPr>
        </w:r>
      </w:ins>
    </w:p>
    <w:p w:rsidR="00000000" w:rsidDel="00000000" w:rsidP="00000000" w:rsidRDefault="00000000" w:rsidRPr="00000000" w14:paraId="0000005A">
      <w:pPr>
        <w:rPr>
          <w:ins w:author="Gerald Marten" w:id="3" w:date="2026-06-04T01:16:56Z"/>
        </w:rPr>
      </w:pPr>
      <w:ins w:author="Gerald Marten" w:id="3" w:date="2026-06-04T01:16:56Z">
        <w:r w:rsidDel="00000000" w:rsidR="00000000" w:rsidRPr="00000000">
          <w:rPr>
            <w:rtl w:val="0"/>
          </w:rPr>
        </w:r>
      </w:ins>
    </w:p>
    <w:p w:rsidR="00000000" w:rsidDel="00000000" w:rsidP="00000000" w:rsidRDefault="00000000" w:rsidRPr="00000000" w14:paraId="0000005B">
      <w:pPr>
        <w:rPr>
          <w:ins w:author="Gerald Marten" w:id="3" w:date="2026-06-04T01:16:56Z"/>
        </w:rPr>
      </w:pPr>
      <w:ins w:author="Gerald Marten" w:id="3" w:date="2026-06-04T01:16:56Z">
        <w:r w:rsidDel="00000000" w:rsidR="00000000" w:rsidRPr="00000000">
          <w:rPr>
            <w:rtl w:val="0"/>
          </w:rPr>
        </w:r>
      </w:ins>
    </w:p>
    <w:p w:rsidR="00000000" w:rsidDel="00000000" w:rsidP="00000000" w:rsidRDefault="00000000" w:rsidRPr="00000000" w14:paraId="0000005C">
      <w:pPr>
        <w:rPr>
          <w:ins w:author="Gerald Marten" w:id="3" w:date="2026-06-04T01:16:56Z"/>
        </w:rPr>
      </w:pPr>
      <w:ins w:author="Gerald Marten" w:id="3" w:date="2026-06-04T01:16:56Z">
        <w:r w:rsidDel="00000000" w:rsidR="00000000" w:rsidRPr="00000000">
          <w:rPr>
            <w:rtl w:val="0"/>
          </w:rPr>
        </w:r>
      </w:ins>
    </w:p>
    <w:p w:rsidR="00000000" w:rsidDel="00000000" w:rsidP="00000000" w:rsidRDefault="00000000" w:rsidRPr="00000000" w14:paraId="0000005D">
      <w:pPr>
        <w:rPr>
          <w:ins w:author="Gerald Marten" w:id="3" w:date="2026-06-04T01:16:56Z"/>
        </w:rPr>
      </w:pPr>
      <w:ins w:author="Gerald Marten" w:id="3" w:date="2026-06-04T01:16:56Z">
        <w:r w:rsidDel="00000000" w:rsidR="00000000" w:rsidRPr="00000000">
          <w:rPr>
            <w:rtl w:val="0"/>
          </w:rPr>
        </w:r>
      </w:ins>
    </w:p>
    <w:p w:rsidR="00000000" w:rsidDel="00000000" w:rsidP="00000000" w:rsidRDefault="00000000" w:rsidRPr="00000000" w14:paraId="0000005E">
      <w:pPr>
        <w:rPr>
          <w:ins w:author="Gerald Marten" w:id="3" w:date="2026-06-04T01:16:56Z"/>
        </w:rPr>
      </w:pPr>
      <w:ins w:author="Gerald Marten" w:id="3" w:date="2026-06-04T01:16:56Z">
        <w:r w:rsidDel="00000000" w:rsidR="00000000" w:rsidRPr="00000000">
          <w:rPr>
            <w:rtl w:val="0"/>
          </w:rPr>
        </w:r>
      </w:ins>
    </w:p>
    <w:p w:rsidR="00000000" w:rsidDel="00000000" w:rsidP="00000000" w:rsidRDefault="00000000" w:rsidRPr="00000000" w14:paraId="0000005F">
      <w:pPr>
        <w:rPr/>
      </w:pPr>
      <w:del w:author="Gerald Marten" w:id="3" w:date="2026-06-04T01:16:56Z">
        <w:r w:rsidDel="00000000" w:rsidR="00000000" w:rsidRPr="00000000">
          <w:rPr>
            <w:rtl w:val="0"/>
          </w:rPr>
          <w:delText xml:space="preserve">Or are</w:delText>
        </w:r>
      </w:del>
      <w:r w:rsidDel="00000000" w:rsidR="00000000" w:rsidRPr="00000000">
        <w:rPr>
          <w:rtl w:val="0"/>
        </w:rPr>
        <w:t xml:space="preserve"> you worried </w:t>
      </w:r>
      <w:ins w:author="Gerald Marten" w:id="4" w:date="2026-06-04T01:15:32Z">
        <w:r w:rsidDel="00000000" w:rsidR="00000000" w:rsidRPr="00000000">
          <w:rPr>
            <w:rtl w:val="0"/>
          </w:rPr>
          <w:t xml:space="preserve">that decline may cross </w:t>
        </w:r>
      </w:ins>
      <w:del w:author="Gerald Marten" w:id="4" w:date="2026-06-04T01:15:32Z">
        <w:r w:rsidDel="00000000" w:rsidR="00000000" w:rsidRPr="00000000">
          <w:rPr>
            <w:rtl w:val="0"/>
          </w:rPr>
          <w:delText xml:space="preserve">about crossing </w:delText>
        </w:r>
      </w:del>
      <w:r w:rsidDel="00000000" w:rsidR="00000000" w:rsidRPr="00000000">
        <w:rPr>
          <w:rtl w:val="0"/>
        </w:rPr>
        <w:t xml:space="preserve">a point of no return?</w:t>
      </w:r>
      <w:r w:rsidDel="00000000" w:rsidR="00000000" w:rsidRPr="00000000">
        <w:rPr>
          <w:rtl w:val="0"/>
        </w:rPr>
      </w:r>
    </w:p>
    <w:p w:rsidR="00000000" w:rsidDel="00000000" w:rsidP="00000000" w:rsidRDefault="00000000" w:rsidRPr="00000000" w14:paraId="00000060">
      <w:pPr>
        <w:pStyle w:val="Heading4"/>
        <w:rPr/>
      </w:pPr>
      <w:r w:rsidDel="00000000" w:rsidR="00000000" w:rsidRPr="00000000">
        <w:rPr>
          <w:rtl w:val="0"/>
        </w:rPr>
        <w:t xml:space="preserve">07 — </w:t>
      </w:r>
      <w:ins w:author="Gerald Marten" w:id="5" w:date="2026-05-31T22:08:03Z">
        <w:r w:rsidDel="00000000" w:rsidR="00000000" w:rsidRPr="00000000">
          <w:rPr>
            <w:rtl w:val="0"/>
          </w:rPr>
          <w:t xml:space="preserve">Multibple </w:t>
        </w:r>
      </w:ins>
      <w:del w:author="Gerald Marten" w:id="5" w:date="2026-05-31T22:08:03Z">
        <w:r w:rsidDel="00000000" w:rsidR="00000000" w:rsidRPr="00000000">
          <w:rPr>
            <w:rtl w:val="0"/>
          </w:rPr>
          <w:delText xml:space="preserve">Amplifying </w:delText>
        </w:r>
      </w:del>
      <w:r w:rsidDel="00000000" w:rsidR="00000000" w:rsidRPr="00000000">
        <w:rPr>
          <w:rtl w:val="0"/>
        </w:rPr>
        <w:t xml:space="preserve">Feedback Loops</w:t>
      </w:r>
    </w:p>
    <w:p w:rsidR="00000000" w:rsidDel="00000000" w:rsidP="00000000" w:rsidRDefault="00000000" w:rsidRPr="00000000" w14:paraId="00000061">
      <w:pPr>
        <w:rPr/>
      </w:pPr>
      <w:r w:rsidDel="00000000" w:rsidR="00000000" w:rsidRPr="00000000">
        <w:rPr>
          <w:rtl w:val="0"/>
        </w:rPr>
        <w:t xml:space="preserve">Do you have several different vicious cycles creating problems? Are they interconnected? Do they reinforce each other?</w:t>
      </w:r>
    </w:p>
    <w:p w:rsidR="00000000" w:rsidDel="00000000" w:rsidP="00000000" w:rsidRDefault="00000000" w:rsidRPr="00000000" w14:paraId="00000062">
      <w:pPr>
        <w:shd w:fill="eaf2ff" w:val="clear"/>
        <w:ind w:left="360" w:right="360" w:firstLine="0"/>
        <w:rPr/>
      </w:pPr>
      <w:r w:rsidDel="00000000" w:rsidR="00000000" w:rsidRPr="00000000">
        <w:rPr>
          <w:b w:val="1"/>
          <w:bCs w:val="1"/>
          <w:rtl w:val="0"/>
        </w:rPr>
        <w:t xml:space="preserve">Why Recognition Matters</w:t>
      </w:r>
      <w:r w:rsidDel="00000000" w:rsidR="00000000" w:rsidRPr="00000000">
        <w:rPr>
          <w:rtl w:val="0"/>
        </w:rPr>
      </w:r>
    </w:p>
    <w:p w:rsidR="00000000" w:rsidDel="00000000" w:rsidP="00000000" w:rsidRDefault="00000000" w:rsidRPr="00000000" w14:paraId="00000063">
      <w:pPr>
        <w:shd w:fill="eaf2ff" w:val="clear"/>
        <w:ind w:left="360" w:right="360" w:firstLine="0"/>
        <w:rPr/>
      </w:pPr>
      <w:r w:rsidDel="00000000" w:rsidR="00000000" w:rsidRPr="00000000">
        <w:rPr>
          <w:rtl w:val="0"/>
        </w:rPr>
        <w:t xml:space="preserve">Recognizing these patterns is the first step toward breaking them. Once your community can see how problems connect and reinforce each other, you can begin to identify where interventions might be most effective.</w:t>
      </w:r>
    </w:p>
    <w:p w:rsidR="00000000" w:rsidDel="00000000" w:rsidP="00000000" w:rsidRDefault="00000000" w:rsidRPr="00000000" w14:paraId="00000064">
      <w:pPr>
        <w:pStyle w:val="Heading3"/>
        <w:rPr/>
      </w:pPr>
      <w:r w:rsidDel="00000000" w:rsidR="00000000" w:rsidRPr="00000000">
        <w:rPr>
          <w:rtl w:val="0"/>
        </w:rPr>
        <w:t xml:space="preserve">Next Steps</w:t>
      </w:r>
    </w:p>
    <w:p w:rsidR="00000000" w:rsidDel="00000000" w:rsidP="00000000" w:rsidRDefault="00000000" w:rsidRPr="00000000" w14:paraId="00000065">
      <w:pPr>
        <w:rPr/>
      </w:pPr>
      <w:r w:rsidDel="00000000" w:rsidR="00000000" w:rsidRPr="00000000">
        <w:rPr>
          <w:rtl w:val="0"/>
        </w:rPr>
        <w:t xml:space="preserve">Once you've identified that vicious cycles are at work in your situation, the next step is to map them in detail. This means gathering your community to create a visual diagram of exactly how these feedback loops operate.</w:t>
      </w:r>
    </w:p>
    <w:p w:rsidR="00000000" w:rsidDel="00000000" w:rsidP="00000000" w:rsidRDefault="00000000" w:rsidRPr="00000000" w14:paraId="00000066">
      <w:pPr>
        <w:pStyle w:val="Heading3"/>
        <w:rPr/>
      </w:pPr>
      <w:r w:rsidDel="00000000" w:rsidR="00000000" w:rsidRPr="00000000">
        <w:rPr>
          <w:rtl w:val="0"/>
        </w:rPr>
        <w:t xml:space="preserve">Sidebar: Example — Apo Island, Philippines</w:t>
      </w:r>
    </w:p>
    <w:p w:rsidR="00000000" w:rsidDel="00000000" w:rsidP="00000000" w:rsidRDefault="00000000" w:rsidRPr="00000000" w14:paraId="00000067">
      <w:pPr>
        <w:rPr/>
      </w:pPr>
      <w:r w:rsidDel="00000000" w:rsidR="00000000" w:rsidRPr="00000000">
        <w:rPr>
          <w:rtl w:val="0"/>
        </w:rPr>
        <w:t xml:space="preserve">The Situation: Community members could see interconnected problems: declining fish catches, damaged coral reefs from dynamite and cyanide fishing, and increasing poverty.</w:t>
      </w:r>
    </w:p>
    <w:p w:rsidR="00000000" w:rsidDel="00000000" w:rsidP="00000000" w:rsidRDefault="00000000" w:rsidRPr="00000000" w14:paraId="00000068">
      <w:pPr>
        <w:rPr/>
      </w:pPr>
      <w:r w:rsidDel="00000000" w:rsidR="00000000" w:rsidRPr="00000000">
        <w:rPr>
          <w:rtl w:val="0"/>
        </w:rPr>
        <w:t xml:space="preserve">The Memory: Elders remembered when the reefs were healthy and fish were abundant.</w:t>
      </w:r>
    </w:p>
    <w:p w:rsidR="00000000" w:rsidDel="00000000" w:rsidP="00000000" w:rsidRDefault="00000000" w:rsidRPr="00000000" w14:paraId="00000069">
      <w:pPr>
        <w:rPr/>
      </w:pPr>
      <w:r w:rsidDel="00000000" w:rsidR="00000000" w:rsidRPr="00000000">
        <w:rPr>
          <w:rtl w:val="0"/>
        </w:rPr>
        <w:t xml:space="preserve">The Trigger: The introduction of destructive fishing methods created a vicious cycle: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commentRangeStart w:i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Destructive fishing methods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Reef damage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Fewer fish</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destructive methods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reef damage</w:t>
      </w:r>
    </w:p>
    <w:p w:rsidR="00000000" w:rsidDel="00000000" w:rsidP="00000000" w:rsidRDefault="00000000" w:rsidRPr="00000000" w14:paraId="0000006F">
      <w:pPr>
        <w:rPr/>
      </w:pPr>
      <w:commentRangeStart w:id="7"/>
      <w:r w:rsidDel="00000000" w:rsidR="00000000" w:rsidRPr="00000000">
        <w:rPr>
          <w:rtl w:val="0"/>
        </w:rPr>
        <w:t xml:space="preserve">The Threshold: Fishermen could no longer make a living from island fishing grounds and had to travel farther from home.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Amplifying Cycles:</w:t>
      </w:r>
      <w:ins w:author="Gerald Marten" w:id="6" w:date="2026-06-04T02:21:48Z">
        <w:r w:rsidDel="00000000" w:rsidR="00000000" w:rsidRPr="00000000">
          <w:rPr>
            <w:rtl w:val="0"/>
          </w:rPr>
          <w:t xml:space="preserve"> A new vicious cycle appeared.</w:t>
        </w:r>
      </w:ins>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Fishing further away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Less incentive to protect local waters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destructive methods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reef damage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 fewer fish</w:t>
      </w:r>
    </w:p>
    <w:p w:rsidR="00000000" w:rsidDel="00000000" w:rsidP="00000000" w:rsidRDefault="00000000" w:rsidRPr="00000000" w14:paraId="00000076">
      <w:pPr>
        <w:rPr>
          <w:ins w:author="Gerald Marten" w:id="7" w:date="2026-05-31T22:13:00Z"/>
        </w:rPr>
      </w:pPr>
      <w:r w:rsidDel="00000000" w:rsidR="00000000" w:rsidRPr="00000000">
        <w:rPr>
          <w:rtl w:val="0"/>
        </w:rPr>
        <w:t xml:space="preserve">The Crisis: Eventually, there was nowhere close by with adequate fish, and the community faced collapse.</w:t>
      </w:r>
      <w:ins w:author="Gerald Marten" w:id="7" w:date="2026-05-31T22:13:00Z">
        <w:r w:rsidDel="00000000" w:rsidR="00000000" w:rsidRPr="00000000">
          <w:rPr>
            <w:rtl w:val="0"/>
          </w:rPr>
        </w:r>
      </w:ins>
    </w:p>
    <w:p w:rsidR="00000000" w:rsidDel="00000000" w:rsidP="00000000" w:rsidRDefault="00000000" w:rsidRPr="00000000" w14:paraId="00000077">
      <w:pPr>
        <w:rPr>
          <w:ins w:author="Gerald Marten" w:id="7" w:date="2026-05-31T22:13:00Z"/>
        </w:rPr>
      </w:pPr>
      <w:ins w:author="Gerald Marten" w:id="7" w:date="2026-05-31T22:13:00Z">
        <w:commentRangeStart w:id="8"/>
        <w:r w:rsidDel="00000000" w:rsidR="00000000" w:rsidRPr="00000000">
          <w:rPr>
            <w:rtl w:val="0"/>
          </w:rPr>
          <w:t xml:space="preserve">xxx</w:t>
        </w:r>
        <w:commentRangeEnd w:id="8"/>
        <w:r w:rsidDel="00000000" w:rsidR="00000000" w:rsidRPr="00000000">
          <w:commentReference w:id="8"/>
        </w:r>
        <w:r w:rsidDel="00000000" w:rsidR="00000000" w:rsidRPr="00000000">
          <w:rPr>
            <w:rtl w:val="0"/>
          </w:rPr>
        </w:r>
      </w:ins>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color w:val="787878"/>
          <w:sz w:val="18"/>
          <w:szCs w:val="18"/>
          <w:rtl w:val="0"/>
        </w:rPr>
        <w:t xml:space="preserve">PART 2</w:t>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Map It</w:t>
      </w:r>
    </w:p>
    <w:p w:rsidR="00000000" w:rsidDel="00000000" w:rsidP="00000000" w:rsidRDefault="00000000" w:rsidRPr="00000000" w14:paraId="0000007C">
      <w:pPr>
        <w:rPr/>
      </w:pPr>
      <w:r w:rsidDel="00000000" w:rsidR="00000000" w:rsidRPr="00000000">
        <w:rPr>
          <w:rtl w:val="0"/>
        </w:rPr>
        <w:t xml:space="preserve">Create a visual diagram of the feedback loops </w:t>
      </w:r>
      <w:ins w:author="Gerald Marten" w:id="8" w:date="2026-06-01T00:55:14Z">
        <w:r w:rsidDel="00000000" w:rsidR="00000000" w:rsidRPr="00000000">
          <w:rPr>
            <w:rtl w:val="0"/>
          </w:rPr>
          <w:t xml:space="preserve">responsible for 3 </w:t>
        </w:r>
      </w:ins>
      <w:del w:author="Gerald Marten" w:id="8" w:date="2026-06-01T00:55:14Z">
        <w:r w:rsidDel="00000000" w:rsidR="00000000" w:rsidRPr="00000000">
          <w:rPr>
            <w:rtl w:val="0"/>
          </w:rPr>
          <w:delText xml:space="preserve">behind </w:delText>
        </w:r>
      </w:del>
      <w:r w:rsidDel="00000000" w:rsidR="00000000" w:rsidRPr="00000000">
        <w:rPr>
          <w:rtl w:val="0"/>
        </w:rPr>
        <w:t xml:space="preserve">your community's decline.</w:t>
      </w:r>
    </w:p>
    <w:p w:rsidR="00000000" w:rsidDel="00000000" w:rsidP="00000000" w:rsidRDefault="00000000" w:rsidRPr="00000000" w14:paraId="0000007D">
      <w:pPr>
        <w:shd w:fill="f2f3f4" w:val="clear"/>
        <w:ind w:left="360" w:right="360" w:firstLine="0"/>
        <w:rPr/>
      </w:pPr>
      <w:r w:rsidDel="00000000" w:rsidR="00000000" w:rsidRPr="00000000">
        <w:rPr>
          <w:b w:val="1"/>
          <w:bCs w:val="1"/>
          <w:rtl w:val="0"/>
        </w:rPr>
        <w:t xml:space="preserve">Tool Resources</w:t>
      </w:r>
      <w:r w:rsidDel="00000000" w:rsidR="00000000" w:rsidRPr="00000000">
        <w:rPr>
          <w:rtl w:val="0"/>
        </w:rPr>
      </w:r>
    </w:p>
    <w:p w:rsidR="00000000" w:rsidDel="00000000" w:rsidP="00000000" w:rsidRDefault="00000000" w:rsidRPr="00000000" w14:paraId="0000007E">
      <w:pPr>
        <w:shd w:fill="f2f3f4" w:val="clear"/>
        <w:ind w:left="360" w:right="360" w:firstLine="0"/>
        <w:rPr/>
      </w:pPr>
      <w:r w:rsidDel="00000000" w:rsidR="00000000" w:rsidRPr="00000000">
        <w:rPr>
          <w:rFonts w:ascii="Arial Unicode MS" w:cs="Arial Unicode MS" w:eastAsia="Arial Unicode MS" w:hAnsi="Arial Unicode MS"/>
          <w:rtl w:val="0"/>
        </w:rPr>
        <w:t xml:space="preserve">↓ Mapping Template (PDF)</w:t>
      </w:r>
    </w:p>
    <w:p w:rsidR="00000000" w:rsidDel="00000000" w:rsidP="00000000" w:rsidRDefault="00000000" w:rsidRPr="00000000" w14:paraId="0000007F">
      <w:pPr>
        <w:shd w:fill="f2f3f4" w:val="clear"/>
        <w:ind w:left="360" w:right="360" w:firstLine="0"/>
        <w:rPr/>
      </w:pPr>
      <w:r w:rsidDel="00000000" w:rsidR="00000000" w:rsidRPr="00000000">
        <w:rPr>
          <w:rFonts w:ascii="Arial Unicode MS" w:cs="Arial Unicode MS" w:eastAsia="Arial Unicode MS" w:hAnsi="Arial Unicode MS"/>
          <w:rtl w:val="0"/>
        </w:rPr>
        <w:t xml:space="preserve">↓ Facilitator Guide (PDF)</w:t>
      </w:r>
    </w:p>
    <w:p w:rsidR="00000000" w:rsidDel="00000000" w:rsidP="00000000" w:rsidRDefault="00000000" w:rsidRPr="00000000" w14:paraId="00000080">
      <w:pPr>
        <w:shd w:fill="f2f3f4" w:val="clear"/>
        <w:ind w:left="360" w:right="360" w:firstLine="0"/>
        <w:rPr/>
      </w:pPr>
      <w:r w:rsidDel="00000000" w:rsidR="00000000" w:rsidRPr="00000000">
        <w:rPr>
          <w:rFonts w:ascii="Arial Unicode MS" w:cs="Arial Unicode MS" w:eastAsia="Arial Unicode MS" w:hAnsi="Arial Unicode MS"/>
          <w:rtl w:val="0"/>
        </w:rPr>
        <w:t xml:space="preserve">↓ Example Diagrams (PDF)</w:t>
      </w:r>
    </w:p>
    <w:p w:rsidR="00000000" w:rsidDel="00000000" w:rsidP="00000000" w:rsidRDefault="00000000" w:rsidRPr="00000000" w14:paraId="00000081">
      <w:pPr>
        <w:pStyle w:val="Heading2"/>
        <w:rPr/>
      </w:pPr>
      <w:r w:rsidDel="00000000" w:rsidR="00000000" w:rsidRPr="00000000">
        <w:rPr>
          <w:rtl w:val="0"/>
        </w:rPr>
        <w:t xml:space="preserve">Understanding Your Vicious Cycles</w:t>
      </w:r>
    </w:p>
    <w:p w:rsidR="00000000" w:rsidDel="00000000" w:rsidP="00000000" w:rsidRDefault="00000000" w:rsidRPr="00000000" w14:paraId="00000082">
      <w:pPr>
        <w:rPr/>
      </w:pPr>
      <w:r w:rsidDel="00000000" w:rsidR="00000000" w:rsidRPr="00000000">
        <w:rPr>
          <w:rtl w:val="0"/>
        </w:rPr>
        <w:t xml:space="preserve">This section provides step-by-step guidance for bringing the community together to understand what's causing their problems. You'll create a boxes-and-arrows diagram showing the feedback loops that have been driving decline.</w:t>
      </w:r>
    </w:p>
    <w:p w:rsidR="00000000" w:rsidDel="00000000" w:rsidP="00000000" w:rsidRDefault="00000000" w:rsidRPr="00000000" w14:paraId="00000083">
      <w:pPr>
        <w:pStyle w:val="Heading3"/>
        <w:rPr/>
      </w:pPr>
      <w:r w:rsidDel="00000000" w:rsidR="00000000" w:rsidRPr="00000000">
        <w:rPr>
          <w:rtl w:val="0"/>
        </w:rPr>
        <w:t xml:space="preserve">Step 1: Convene Your Mapping Group</w:t>
      </w:r>
    </w:p>
    <w:p w:rsidR="00000000" w:rsidDel="00000000" w:rsidP="00000000" w:rsidRDefault="00000000" w:rsidRPr="00000000" w14:paraId="00000084">
      <w:pPr>
        <w:pStyle w:val="Heading4"/>
        <w:rPr/>
      </w:pPr>
      <w:r w:rsidDel="00000000" w:rsidR="00000000" w:rsidRPr="00000000">
        <w:rPr>
          <w:rtl w:val="0"/>
        </w:rPr>
        <w:t xml:space="preserve">Who to Include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Elders who remember how the situation developed over time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Women who often hold passed-down knowledge and may observe different aspects of community life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Young people who understand current realities and possibilities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People from different roles in the community (farmers, fishers, merchants, etc.)</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you're an outside NGO, include diverse community members in this process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People with a history of community service</w:t>
      </w:r>
    </w:p>
    <w:p w:rsidR="00000000" w:rsidDel="00000000" w:rsidP="00000000" w:rsidRDefault="00000000" w:rsidRPr="00000000" w14:paraId="0000008B">
      <w:pPr>
        <w:pStyle w:val="Heading4"/>
        <w:rPr/>
      </w:pPr>
      <w:r w:rsidDel="00000000" w:rsidR="00000000" w:rsidRPr="00000000">
        <w:rPr>
          <w:rtl w:val="0"/>
        </w:rPr>
        <w:t xml:space="preserve">How to Convene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Meet in a neutral, accessible space where all participants feel comfortable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for 2–3 hours for initial mapping session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language and format work for all participants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 whether mixed-gender or separate groups work better in your context</w:t>
      </w:r>
    </w:p>
    <w:p w:rsidR="00000000" w:rsidDel="00000000" w:rsidP="00000000" w:rsidRDefault="00000000" w:rsidRPr="00000000" w14:paraId="00000090">
      <w:pPr>
        <w:shd w:fill="eaf2ff" w:val="clear"/>
        <w:ind w:left="360" w:right="360" w:firstLine="0"/>
        <w:rPr/>
      </w:pPr>
      <w:r w:rsidDel="00000000" w:rsidR="00000000" w:rsidRPr="00000000">
        <w:rPr>
          <w:b w:val="1"/>
          <w:bCs w:val="1"/>
          <w:rtl w:val="0"/>
        </w:rPr>
        <w:t xml:space="preserve">Ingredient: Building Shared Vision</w:t>
      </w:r>
      <w:r w:rsidDel="00000000" w:rsidR="00000000" w:rsidRPr="00000000">
        <w:rPr>
          <w:rtl w:val="0"/>
        </w:rPr>
      </w:r>
    </w:p>
    <w:p w:rsidR="00000000" w:rsidDel="00000000" w:rsidP="00000000" w:rsidRDefault="00000000" w:rsidRPr="00000000" w14:paraId="00000091">
      <w:pPr>
        <w:shd w:fill="eaf2ff" w:val="clear"/>
        <w:ind w:left="360" w:right="360" w:firstLine="0"/>
        <w:rPr/>
      </w:pPr>
      <w:r w:rsidDel="00000000" w:rsidR="00000000" w:rsidRPr="00000000">
        <w:rPr>
          <w:rtl w:val="0"/>
        </w:rPr>
        <w:t xml:space="preserve">This process of gathering diverse community members to understand your situation together isn't just about analysis; it's building shared vision and commitment. When people participate in mapping the problem, they develop a common understanding and ownership of solutions.</w:t>
      </w:r>
    </w:p>
    <w:p w:rsidR="00000000" w:rsidDel="00000000" w:rsidP="00000000" w:rsidRDefault="00000000" w:rsidRPr="00000000" w14:paraId="00000092">
      <w:pPr>
        <w:pStyle w:val="Heading3"/>
        <w:rPr/>
      </w:pPr>
      <w:r w:rsidDel="00000000" w:rsidR="00000000" w:rsidRPr="00000000">
        <w:rPr>
          <w:rtl w:val="0"/>
        </w:rPr>
        <w:t xml:space="preserve">Step 2: Start With the Story</w:t>
      </w:r>
    </w:p>
    <w:p w:rsidR="00000000" w:rsidDel="00000000" w:rsidP="00000000" w:rsidRDefault="00000000" w:rsidRPr="00000000" w14:paraId="00000093">
      <w:pPr>
        <w:shd w:fill="f2f3f4" w:val="clear"/>
        <w:ind w:left="360" w:right="360" w:firstLine="0"/>
        <w:rPr/>
      </w:pPr>
      <w:r w:rsidDel="00000000" w:rsidR="00000000" w:rsidRPr="00000000">
        <w:rPr>
          <w:b w:val="1"/>
          <w:bCs w:val="1"/>
          <w:rtl w:val="0"/>
        </w:rPr>
        <w:t xml:space="preserve">First Question</w:t>
      </w:r>
      <w:r w:rsidDel="00000000" w:rsidR="00000000" w:rsidRPr="00000000">
        <w:rPr>
          <w:rtl w:val="0"/>
        </w:rPr>
      </w:r>
    </w:p>
    <w:p w:rsidR="00000000" w:rsidDel="00000000" w:rsidP="00000000" w:rsidRDefault="00000000" w:rsidRPr="00000000" w14:paraId="00000094">
      <w:pPr>
        <w:shd w:fill="f2f3f4" w:val="clear"/>
        <w:ind w:left="360" w:right="360" w:firstLine="0"/>
        <w:rPr/>
      </w:pPr>
      <w:r w:rsidDel="00000000" w:rsidR="00000000" w:rsidRPr="00000000">
        <w:rPr>
          <w:rtl w:val="0"/>
        </w:rPr>
        <w:t xml:space="preserve">Think back to the very first action or activity that set the decline in motion. This is what we call the "negative tipping point lever": the trigger that started things going in the wrong direction.</w:t>
      </w:r>
    </w:p>
    <w:p w:rsidR="00000000" w:rsidDel="00000000" w:rsidP="00000000" w:rsidRDefault="00000000" w:rsidRPr="00000000" w14:paraId="00000095">
      <w:pPr>
        <w:pStyle w:val="Heading4"/>
        <w:rPr/>
      </w:pPr>
      <w:r w:rsidDel="00000000" w:rsidR="00000000" w:rsidRPr="00000000">
        <w:rPr>
          <w:rtl w:val="0"/>
        </w:rPr>
        <w:t xml:space="preserve">Additional Guiding Questions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was different before this change happened?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did you first notice things getting worse?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else changed around that time?</w:t>
      </w:r>
    </w:p>
    <w:p w:rsidR="00000000" w:rsidDel="00000000" w:rsidP="00000000" w:rsidRDefault="00000000" w:rsidRPr="00000000" w14:paraId="00000099">
      <w:pPr>
        <w:pStyle w:val="Heading4"/>
        <w:rPr/>
      </w:pPr>
      <w:r w:rsidDel="00000000" w:rsidR="00000000" w:rsidRPr="00000000">
        <w:rPr>
          <w:rtl w:val="0"/>
        </w:rPr>
        <w:t xml:space="preserve">Process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participants share stories and memories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person should capture key points (use large paper visible to all, or Post-it notes)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Look for: triggering events, changes in behavior, environmental shifts, outside pressures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Don't worry about getting everything perfect; you'll refine as you go</w:t>
      </w:r>
    </w:p>
    <w:p w:rsidR="00000000" w:rsidDel="00000000" w:rsidP="00000000" w:rsidRDefault="00000000" w:rsidRPr="00000000" w14:paraId="0000009E">
      <w:pPr>
        <w:pStyle w:val="Heading3"/>
        <w:rPr/>
      </w:pPr>
      <w:r w:rsidDel="00000000" w:rsidR="00000000" w:rsidRPr="00000000">
        <w:rPr>
          <w:rtl w:val="0"/>
        </w:rPr>
        <w:t xml:space="preserve">Step 3: Map the First Feedback Loop</w:t>
      </w:r>
    </w:p>
    <w:p w:rsidR="00000000" w:rsidDel="00000000" w:rsidP="00000000" w:rsidRDefault="00000000" w:rsidRPr="00000000" w14:paraId="0000009F">
      <w:pPr>
        <w:shd w:fill="d6eaf8" w:val="clear"/>
        <w:ind w:left="360" w:right="360" w:firstLine="0"/>
        <w:rPr/>
      </w:pPr>
      <w:r w:rsidDel="00000000" w:rsidR="00000000" w:rsidRPr="00000000">
        <w:rPr>
          <w:b w:val="1"/>
          <w:bCs w:val="1"/>
          <w:rtl w:val="0"/>
        </w:rPr>
        <w:t xml:space="preserve">Key Question</w:t>
      </w:r>
      <w:r w:rsidDel="00000000" w:rsidR="00000000" w:rsidRPr="00000000">
        <w:rPr>
          <w:rtl w:val="0"/>
        </w:rPr>
      </w:r>
    </w:p>
    <w:p w:rsidR="00000000" w:rsidDel="00000000" w:rsidP="00000000" w:rsidRDefault="00000000" w:rsidRPr="00000000" w14:paraId="000000A0">
      <w:pPr>
        <w:shd w:fill="d6eaf8" w:val="clear"/>
        <w:ind w:left="360" w:right="360" w:firstLine="0"/>
        <w:rPr/>
      </w:pPr>
      <w:r w:rsidDel="00000000" w:rsidR="00000000" w:rsidRPr="00000000">
        <w:rPr>
          <w:rtl w:val="0"/>
        </w:rPr>
        <w:t xml:space="preserve">What happened in the ecosystem or community to form a circular chain of effects (a feedback loop) that kept the decline going?</w:t>
      </w:r>
    </w:p>
    <w:p w:rsidR="00000000" w:rsidDel="00000000" w:rsidP="00000000" w:rsidRDefault="00000000" w:rsidRPr="00000000" w14:paraId="000000A1">
      <w:pPr>
        <w:pStyle w:val="Heading4"/>
        <w:rPr/>
      </w:pPr>
      <w:r w:rsidDel="00000000" w:rsidR="00000000" w:rsidRPr="00000000">
        <w:rPr>
          <w:rtl w:val="0"/>
        </w:rPr>
        <w:t xml:space="preserve">Process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with the trigger/negative tipping point lever you identified</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 What did this cause or make worse?</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Then: What did that cause or make worse?</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Continue until you complete a circle back to something that reinforces the original problem</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Draw this as boxes (the problems/factors) connected by arrows (showing what affects what)</w:t>
      </w:r>
    </w:p>
    <w:p w:rsidR="00000000" w:rsidDel="00000000" w:rsidP="00000000" w:rsidRDefault="00000000" w:rsidRPr="00000000" w14:paraId="000000A7">
      <w:pPr>
        <w:rPr/>
      </w:pPr>
      <w:r w:rsidDel="00000000" w:rsidR="00000000" w:rsidRPr="00000000">
        <w:rPr>
          <w:rtl w:val="0"/>
        </w:rPr>
        <w:t xml:space="preserve">The boxes in your diagram represent: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tipping point lever (the trigger)</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"bottom line" (the main problem you're trying to solve, like declining fish stocks or degraded forest)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ecosystem or community elements that complete the feedback loop</w:t>
      </w:r>
    </w:p>
    <w:p w:rsidR="00000000" w:rsidDel="00000000" w:rsidP="00000000" w:rsidRDefault="00000000" w:rsidRPr="00000000" w14:paraId="000000AB">
      <w:pPr>
        <w:rPr/>
      </w:pPr>
      <w:r w:rsidDel="00000000" w:rsidR="00000000" w:rsidRPr="00000000">
        <w:rPr>
          <w:rtl w:val="0"/>
        </w:rPr>
        <w:t xml:space="preserve">Arrows between boxes show what affects what.</w:t>
      </w:r>
    </w:p>
    <w:p w:rsidR="00000000" w:rsidDel="00000000" w:rsidP="00000000" w:rsidRDefault="00000000" w:rsidRPr="00000000" w14:paraId="000000AC">
      <w:pPr>
        <w:pStyle w:val="Heading3"/>
        <w:rPr/>
      </w:pPr>
      <w:r w:rsidDel="00000000" w:rsidR="00000000" w:rsidRPr="00000000">
        <w:rPr>
          <w:rtl w:val="0"/>
        </w:rPr>
        <w:t xml:space="preserve">Step 4: Add Reinforcing Feedback Loops</w:t>
      </w:r>
    </w:p>
    <w:p w:rsidR="00000000" w:rsidDel="00000000" w:rsidP="00000000" w:rsidRDefault="00000000" w:rsidRPr="00000000" w14:paraId="000000AD">
      <w:pPr>
        <w:shd w:fill="d6eaf8" w:val="clear"/>
        <w:ind w:left="360" w:right="360" w:firstLine="0"/>
        <w:rPr/>
      </w:pPr>
      <w:r w:rsidDel="00000000" w:rsidR="00000000" w:rsidRPr="00000000">
        <w:rPr>
          <w:b w:val="1"/>
          <w:bCs w:val="1"/>
          <w:rtl w:val="0"/>
        </w:rPr>
        <w:t xml:space="preserve">Key Question</w:t>
      </w:r>
      <w:r w:rsidDel="00000000" w:rsidR="00000000" w:rsidRPr="00000000">
        <w:rPr>
          <w:rtl w:val="0"/>
        </w:rPr>
      </w:r>
    </w:p>
    <w:p w:rsidR="00000000" w:rsidDel="00000000" w:rsidP="00000000" w:rsidRDefault="00000000" w:rsidRPr="00000000" w14:paraId="000000AE">
      <w:pPr>
        <w:shd w:fill="d6eaf8" w:val="clear"/>
        <w:ind w:left="360" w:right="360" w:firstLine="0"/>
        <w:rPr/>
      </w:pPr>
      <w:r w:rsidDel="00000000" w:rsidR="00000000" w:rsidRPr="00000000">
        <w:rPr>
          <w:rtl w:val="0"/>
        </w:rPr>
        <w:t xml:space="preserve">What happened after that to intensify the decline even more?</w:t>
      </w:r>
    </w:p>
    <w:p w:rsidR="00000000" w:rsidDel="00000000" w:rsidP="00000000" w:rsidRDefault="00000000" w:rsidRPr="00000000" w14:paraId="000000AF">
      <w:pPr>
        <w:rPr/>
      </w:pPr>
      <w:r w:rsidDel="00000000" w:rsidR="00000000" w:rsidRPr="00000000">
        <w:rPr>
          <w:rtl w:val="0"/>
        </w:rPr>
        <w:t xml:space="preserve">Process: Look for additional circular chains of effects that reinforced the first feedback loop. Add more boxes and arrows to your diagram to show how the decline expanded or accelerated.</w:t>
      </w:r>
    </w:p>
    <w:p w:rsidR="00000000" w:rsidDel="00000000" w:rsidP="00000000" w:rsidRDefault="00000000" w:rsidRPr="00000000" w14:paraId="000000B0">
      <w:pPr>
        <w:rPr/>
      </w:pPr>
      <w:r w:rsidDel="00000000" w:rsidR="00000000" w:rsidRPr="00000000">
        <w:rPr>
          <w:rtl w:val="0"/>
        </w:rPr>
        <w:t xml:space="preserve">You may find:</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Second-order effects (the decline caused other problems that made things worse)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dynamics that reinforced environmental decline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Economic pressures that developed as a result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reinforcing loops working together</w:t>
      </w:r>
    </w:p>
    <w:p w:rsidR="00000000" w:rsidDel="00000000" w:rsidP="00000000" w:rsidRDefault="00000000" w:rsidRPr="00000000" w14:paraId="000000B5">
      <w:pPr>
        <w:rPr/>
      </w:pPr>
      <w:r w:rsidDel="00000000" w:rsidR="00000000" w:rsidRPr="00000000">
        <w:rPr>
          <w:rtl w:val="0"/>
        </w:rPr>
        <w:t xml:space="preserve">Keep mapping: Continue adding boxes and arrows until you've captured the major dynamics driving your decline.</w:t>
      </w:r>
    </w:p>
    <w:p w:rsidR="00000000" w:rsidDel="00000000" w:rsidP="00000000" w:rsidRDefault="00000000" w:rsidRPr="00000000" w14:paraId="000000B6">
      <w:pPr>
        <w:shd w:fill="eaf2ff" w:val="clear"/>
        <w:ind w:left="360" w:right="360" w:firstLine="0"/>
        <w:rPr/>
      </w:pPr>
      <w:r w:rsidDel="00000000" w:rsidR="00000000" w:rsidRPr="00000000">
        <w:rPr>
          <w:b w:val="1"/>
          <w:bCs w:val="1"/>
          <w:rtl w:val="0"/>
        </w:rPr>
        <w:t xml:space="preserve">What You've Created</w:t>
      </w:r>
      <w:r w:rsidDel="00000000" w:rsidR="00000000" w:rsidRPr="00000000">
        <w:rPr>
          <w:rtl w:val="0"/>
        </w:rPr>
      </w:r>
    </w:p>
    <w:p w:rsidR="00000000" w:rsidDel="00000000" w:rsidP="00000000" w:rsidRDefault="00000000" w:rsidRPr="00000000" w14:paraId="000000B7">
      <w:pPr>
        <w:shd w:fill="eaf2ff" w:val="clear"/>
        <w:ind w:left="360" w:right="360" w:firstLine="0"/>
        <w:rPr/>
      </w:pPr>
      <w:r w:rsidDel="00000000" w:rsidR="00000000" w:rsidRPr="00000000">
        <w:rPr>
          <w:rtl w:val="0"/>
        </w:rPr>
        <w:t xml:space="preserve">By completing this mapping process, you now have a shared visual representation of the system causing your problems. This diagram is your main tool for identifying where interventions might be most effective.</w:t>
      </w:r>
    </w:p>
    <w:p w:rsidR="00000000" w:rsidDel="00000000" w:rsidP="00000000" w:rsidRDefault="00000000" w:rsidRPr="00000000" w14:paraId="000000B8">
      <w:pPr>
        <w:pStyle w:val="Heading3"/>
        <w:rPr/>
      </w:pPr>
      <w:r w:rsidDel="00000000" w:rsidR="00000000" w:rsidRPr="00000000">
        <w:rPr>
          <w:rtl w:val="0"/>
        </w:rPr>
        <w:t xml:space="preserve">Next Steps</w:t>
      </w:r>
    </w:p>
    <w:p w:rsidR="00000000" w:rsidDel="00000000" w:rsidP="00000000" w:rsidRDefault="00000000" w:rsidRPr="00000000" w14:paraId="000000B9">
      <w:pPr>
        <w:rPr/>
      </w:pPr>
      <w:r w:rsidDel="00000000" w:rsidR="00000000" w:rsidRPr="00000000">
        <w:rPr>
          <w:rtl w:val="0"/>
        </w:rPr>
        <w:t xml:space="preserve">Now that you understand the vicious cycles driving decline, it's time to identify where you can intervene to reverse them.</w:t>
      </w:r>
    </w:p>
    <w:p w:rsidR="00000000" w:rsidDel="00000000" w:rsidP="00000000" w:rsidRDefault="00000000" w:rsidRPr="00000000" w14:paraId="000000BA">
      <w:pPr>
        <w:pStyle w:val="Heading3"/>
        <w:rPr/>
      </w:pPr>
      <w:r w:rsidDel="00000000" w:rsidR="00000000" w:rsidRPr="00000000">
        <w:rPr>
          <w:rtl w:val="0"/>
        </w:rPr>
        <w:t xml:space="preserve">Sidebar: Example — Apo Island</w:t>
      </w:r>
    </w:p>
    <w:p w:rsidR="00000000" w:rsidDel="00000000" w:rsidP="00000000" w:rsidRDefault="00000000" w:rsidRPr="00000000" w14:paraId="000000BB">
      <w:pPr>
        <w:rPr/>
      </w:pPr>
      <w:r w:rsidDel="00000000" w:rsidR="00000000" w:rsidRPr="00000000">
        <w:rPr>
          <w:rtl w:val="0"/>
        </w:rPr>
        <w:t xml:space="preserve">Step 2: The Story — Elders remembered when fish were plentiful and coral reefs were healthy. The trigger was the combination of population growth and the introduction of destructive fishing methods like dynamite and cyanide fishing in the 1970s and 1980s.</w:t>
      </w:r>
    </w:p>
    <w:p w:rsidR="00000000" w:rsidDel="00000000" w:rsidP="00000000" w:rsidRDefault="00000000" w:rsidRPr="00000000" w14:paraId="000000BC">
      <w:pPr>
        <w:rPr/>
      </w:pPr>
      <w:r w:rsidDel="00000000" w:rsidR="00000000" w:rsidRPr="00000000">
        <w:rPr>
          <w:rtl w:val="0"/>
        </w:rPr>
        <w:t xml:space="preserve">Step 3: First Loop</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Destructive fishing methods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Coral reefs damaged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Fish </w:t>
      </w:r>
      <w:ins w:author="Gerald Marten" w:id="9" w:date="2026-06-01T00:58:58Z">
        <w:r w:rsidDel="00000000" w:rsidR="00000000" w:rsidRPr="00000000">
          <w:rPr>
            <w:rtl w:val="0"/>
            <w:rPrChange w:author="Gerald Marten" w:id="10" w:date="2026-06-01T00:58:58Z">
              <w:rPr>
                <w:rFonts w:ascii="Arial" w:cs="Arial" w:eastAsia="Arial" w:hAnsi="Arial"/>
                <w:b w:val="0"/>
                <w:bCs w:val="0"/>
                <w:i w:val="0"/>
                <w:iCs w:val="0"/>
                <w:smallCaps w:val="0"/>
                <w:strike w:val="0"/>
                <w:color w:val="000000"/>
                <w:sz w:val="24"/>
                <w:szCs w:val="24"/>
                <w:u w:val="none"/>
                <w:shd w:fill="auto" w:val="clear"/>
                <w:vertAlign w:val="baseline"/>
              </w:rPr>
            </w:rPrChange>
          </w:rPr>
          <w:t xml:space="preserve">habitat </w:t>
        </w:r>
      </w:ins>
      <w:del w:author="Gerald Marten" w:id="9" w:date="2026-06-01T00:58:58Z">
        <w:r w:rsidDel="00000000" w:rsidR="00000000" w:rsidRPr="00000000">
          <w:rPr>
            <w:rtl w:val="0"/>
            <w:rPrChange w:author="Gerald Marten" w:id="10" w:date="2026-06-01T00:58:58Z">
              <w:rPr>
                <w:rFonts w:ascii="Arial" w:cs="Arial" w:eastAsia="Arial" w:hAnsi="Arial"/>
                <w:b w:val="0"/>
                <w:bCs w:val="0"/>
                <w:i w:val="0"/>
                <w:iCs w:val="0"/>
                <w:smallCaps w:val="0"/>
                <w:strike w:val="0"/>
                <w:color w:val="000000"/>
                <w:sz w:val="24"/>
                <w:szCs w:val="24"/>
                <w:u w:val="none"/>
                <w:shd w:fill="auto" w:val="clear"/>
                <w:vertAlign w:val="baseline"/>
              </w:rPr>
            </w:rPrChange>
          </w:rPr>
          <w:delText xml:space="preserve">breeding grounds </w:delText>
        </w:r>
      </w:de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destroyed</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Declining fish stocks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Fishers use even more destructive methods [cycle repeats]</w:t>
      </w:r>
    </w:p>
    <w:p w:rsidR="00000000" w:rsidDel="00000000" w:rsidP="00000000" w:rsidRDefault="00000000" w:rsidRPr="00000000" w14:paraId="000000C2">
      <w:pPr>
        <w:rPr/>
      </w:pPr>
      <w:r w:rsidDel="00000000" w:rsidR="00000000" w:rsidRPr="00000000">
        <w:rPr>
          <w:rtl w:val="0"/>
        </w:rPr>
        <w:t xml:space="preserve">Step 4: Reinforcing Loops — The first loop was reinforced by economic and social dynamics: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Declining catches → Lower income → More economic pressure → More intensive/destructive fishing → Further reef damage</w:t>
      </w:r>
    </w:p>
    <w:p w:rsidR="00000000" w:rsidDel="00000000" w:rsidP="00000000" w:rsidRDefault="00000000" w:rsidRPr="00000000" w14:paraId="000000C4">
      <w:pPr>
        <w:rPr/>
      </w:pPr>
      <w:r w:rsidDel="00000000" w:rsidR="00000000" w:rsidRPr="00000000">
        <w:rPr>
          <w:rtl w:val="0"/>
        </w:rPr>
        <w:t xml:space="preserve">And another loop:</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Fishers traveling farther → </w:t>
      </w:r>
      <w:commentRangeStart w:id="9"/>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Less time protecting local waters → Reduced community cohesion → Weaker informal rules </w:t>
      </w:r>
      <w:commentRangeEnd w:id="9"/>
      <w:r w:rsidDel="00000000" w:rsidR="00000000" w:rsidRPr="00000000">
        <w:commentReference w:id="9"/>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More destructive fishing</w:t>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color w:val="787878"/>
          <w:sz w:val="18"/>
          <w:szCs w:val="18"/>
          <w:rtl w:val="0"/>
        </w:rPr>
        <w:t xml:space="preserve">PART 3</w:t>
      </w: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Reverse It</w:t>
      </w:r>
    </w:p>
    <w:p w:rsidR="00000000" w:rsidDel="00000000" w:rsidP="00000000" w:rsidRDefault="00000000" w:rsidRPr="00000000" w14:paraId="000000C9">
      <w:pPr>
        <w:rPr/>
      </w:pPr>
      <w:commentRangeStart w:id="10"/>
      <w:r w:rsidDel="00000000" w:rsidR="00000000" w:rsidRPr="00000000">
        <w:rPr>
          <w:rtl w:val="0"/>
        </w:rPr>
        <w:t xml:space="preserve">Identify leverage points and design interventions that can reverse vicious cycles into virtuous ones.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CA">
      <w:pPr>
        <w:shd w:fill="f2f3f4" w:val="clear"/>
        <w:ind w:left="360" w:right="360" w:firstLine="0"/>
        <w:rPr/>
      </w:pPr>
      <w:r w:rsidDel="00000000" w:rsidR="00000000" w:rsidRPr="00000000">
        <w:rPr>
          <w:b w:val="1"/>
          <w:bCs w:val="1"/>
          <w:rtl w:val="0"/>
        </w:rPr>
        <w:t xml:space="preserve">Tool Resources</w:t>
      </w:r>
      <w:r w:rsidDel="00000000" w:rsidR="00000000" w:rsidRPr="00000000">
        <w:rPr>
          <w:rtl w:val="0"/>
        </w:rPr>
      </w:r>
    </w:p>
    <w:p w:rsidR="00000000" w:rsidDel="00000000" w:rsidP="00000000" w:rsidRDefault="00000000" w:rsidRPr="00000000" w14:paraId="000000CB">
      <w:pPr>
        <w:shd w:fill="f2f3f4" w:val="clear"/>
        <w:ind w:left="360" w:right="360" w:firstLine="0"/>
        <w:rPr/>
      </w:pPr>
      <w:r w:rsidDel="00000000" w:rsidR="00000000" w:rsidRPr="00000000">
        <w:rPr>
          <w:rFonts w:ascii="Arial Unicode MS" w:cs="Arial Unicode MS" w:eastAsia="Arial Unicode MS" w:hAnsi="Arial Unicode MS"/>
          <w:rtl w:val="0"/>
        </w:rPr>
        <w:t xml:space="preserve">↓ Evaluation Matrix (PDF)</w:t>
      </w:r>
    </w:p>
    <w:p w:rsidR="00000000" w:rsidDel="00000000" w:rsidP="00000000" w:rsidRDefault="00000000" w:rsidRPr="00000000" w14:paraId="000000CC">
      <w:pPr>
        <w:shd w:fill="f2f3f4" w:val="clear"/>
        <w:ind w:left="360" w:right="360" w:firstLine="0"/>
        <w:rPr/>
      </w:pPr>
      <w:r w:rsidDel="00000000" w:rsidR="00000000" w:rsidRPr="00000000">
        <w:rPr>
          <w:rFonts w:ascii="Arial Unicode MS" w:cs="Arial Unicode MS" w:eastAsia="Arial Unicode MS" w:hAnsi="Arial Unicode MS"/>
          <w:rtl w:val="0"/>
        </w:rPr>
        <w:t xml:space="preserve">↓ Intervention Worksheet (PDF)</w:t>
      </w:r>
    </w:p>
    <w:p w:rsidR="00000000" w:rsidDel="00000000" w:rsidP="00000000" w:rsidRDefault="00000000" w:rsidRPr="00000000" w14:paraId="000000CD">
      <w:pPr>
        <w:pStyle w:val="Heading2"/>
        <w:rPr/>
      </w:pPr>
      <w:r w:rsidDel="00000000" w:rsidR="00000000" w:rsidRPr="00000000">
        <w:rPr>
          <w:rtl w:val="0"/>
        </w:rPr>
        <w:t xml:space="preserve">Breaking the Cycle</w:t>
      </w:r>
    </w:p>
    <w:p w:rsidR="00000000" w:rsidDel="00000000" w:rsidP="00000000" w:rsidRDefault="00000000" w:rsidRPr="00000000" w14:paraId="000000CE">
      <w:pPr>
        <w:rPr/>
      </w:pPr>
      <w:r w:rsidDel="00000000" w:rsidR="00000000" w:rsidRPr="00000000">
        <w:rPr>
          <w:rtl w:val="0"/>
        </w:rPr>
        <w:t xml:space="preserve">Now that you understand the vicious cycles driving decline, it's time to identify where you can intervene to reverse them. The goal is to find actions that can break the </w:t>
      </w:r>
      <w:ins w:author="Gerald Marten" w:id="11" w:date="2026-06-01T01:10:03Z">
        <w:commentRangeStart w:id="11"/>
        <w:r w:rsidDel="00000000" w:rsidR="00000000" w:rsidRPr="00000000">
          <w:rPr>
            <w:rtl w:val="0"/>
          </w:rPr>
          <w:t xml:space="preserve">vicious cycles </w:t>
        </w:r>
      </w:ins>
      <w:del w:author="Gerald Marten" w:id="11" w:date="2026-06-01T01:10:03Z">
        <w:r w:rsidDel="00000000" w:rsidR="00000000" w:rsidRPr="00000000">
          <w:rPr>
            <w:rtl w:val="0"/>
          </w:rPr>
          <w:delText xml:space="preserve">negative feedback loops</w:delText>
        </w:r>
      </w:del>
      <w:r w:rsidDel="00000000" w:rsidR="00000000" w:rsidRPr="00000000">
        <w:rPr>
          <w:rtl w:val="0"/>
        </w:rPr>
        <w:t xml:space="preserve"> and </w:t>
      </w:r>
      <w:ins w:author="Gerald Marten" w:id="12" w:date="2026-06-01T01:10:52Z">
        <w:r w:rsidDel="00000000" w:rsidR="00000000" w:rsidRPr="00000000">
          <w:rPr>
            <w:rtl w:val="0"/>
          </w:rPr>
          <w:t xml:space="preserve">set in motion </w:t>
        </w:r>
      </w:ins>
      <w:del w:author="Gerald Marten" w:id="12" w:date="2026-06-01T01:10:52Z">
        <w:r w:rsidDel="00000000" w:rsidR="00000000" w:rsidRPr="00000000">
          <w:rPr>
            <w:rtl w:val="0"/>
          </w:rPr>
          <w:delText xml:space="preserve">start </w:delText>
        </w:r>
      </w:del>
      <w:ins w:author="Gerald Marten" w:id="12" w:date="2026-06-01T01:10:52Z">
        <w:r w:rsidDel="00000000" w:rsidR="00000000" w:rsidRPr="00000000">
          <w:rPr>
            <w:rtl w:val="0"/>
          </w:rPr>
          <w:t xml:space="preserve">virtuous cycles </w:t>
        </w:r>
      </w:ins>
      <w:del w:author="Gerald Marten" w:id="12" w:date="2026-06-01T01:10:52Z">
        <w:r w:rsidDel="00000000" w:rsidR="00000000" w:rsidRPr="00000000">
          <w:rPr>
            <w:rtl w:val="0"/>
          </w:rPr>
          <w:delText xml:space="preserve">positive ones</w:delText>
        </w:r>
      </w:del>
      <w:r w:rsidDel="00000000" w:rsidR="00000000" w:rsidRPr="00000000">
        <w:rPr>
          <w:rtl w:val="0"/>
        </w:rPr>
        <w:t xml:space="preserv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CF">
      <w:pPr>
        <w:pStyle w:val="Heading3"/>
        <w:rPr/>
      </w:pPr>
      <w:r w:rsidDel="00000000" w:rsidR="00000000" w:rsidRPr="00000000">
        <w:rPr>
          <w:rtl w:val="0"/>
        </w:rPr>
        <w:t xml:space="preserve">Step 1: Identify Potential Leverage Points</w:t>
      </w:r>
    </w:p>
    <w:p w:rsidR="00000000" w:rsidDel="00000000" w:rsidP="00000000" w:rsidRDefault="00000000" w:rsidRPr="00000000" w14:paraId="000000D0">
      <w:pPr>
        <w:rPr/>
      </w:pPr>
      <w:r w:rsidDel="00000000" w:rsidR="00000000" w:rsidRPr="00000000">
        <w:rPr>
          <w:rtl w:val="0"/>
        </w:rPr>
        <w:t xml:space="preserve">Look at your vicious cycle diagram and ask:</w:t>
      </w:r>
    </w:p>
    <w:p w:rsidR="00000000" w:rsidDel="00000000" w:rsidP="00000000" w:rsidRDefault="00000000" w:rsidRPr="00000000" w14:paraId="000000D1">
      <w:pPr>
        <w:pStyle w:val="Heading4"/>
        <w:rPr/>
      </w:pPr>
      <w:r w:rsidDel="00000000" w:rsidR="00000000" w:rsidRPr="00000000">
        <w:rPr>
          <w:rtl w:val="0"/>
        </w:rPr>
        <w:t xml:space="preserve">Where could you intervene?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connections between problems could be broken?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elements could be replaced with positive alternatives?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is the community ready and able to act?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examples from other communities that succeeded?</w:t>
      </w:r>
    </w:p>
    <w:p w:rsidR="00000000" w:rsidDel="00000000" w:rsidP="00000000" w:rsidRDefault="00000000" w:rsidRPr="00000000" w14:paraId="000000D6">
      <w:pPr>
        <w:pStyle w:val="Heading4"/>
        <w:rPr/>
      </w:pPr>
      <w:r w:rsidDel="00000000" w:rsidR="00000000" w:rsidRPr="00000000">
        <w:rPr>
          <w:rtl w:val="0"/>
        </w:rPr>
        <w:t xml:space="preserve">What resources or support do you have access to?</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Community skills and knowledge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Natural resources that could regenerate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Traditional practices that worked in the past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Outside support (NGOs, government programs, etc.)</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Economic opportunities tied to restoration</w:t>
      </w:r>
    </w:p>
    <w:p w:rsidR="00000000" w:rsidDel="00000000" w:rsidP="00000000" w:rsidRDefault="00000000" w:rsidRPr="00000000" w14:paraId="000000DC">
      <w:pPr>
        <w:shd w:fill="eaf2ff" w:val="clear"/>
        <w:ind w:left="360" w:right="360" w:firstLine="0"/>
        <w:rPr/>
      </w:pPr>
      <w:r w:rsidDel="00000000" w:rsidR="00000000" w:rsidRPr="00000000">
        <w:rPr>
          <w:b w:val="1"/>
          <w:bCs w:val="1"/>
          <w:rtl w:val="0"/>
        </w:rPr>
        <w:t xml:space="preserve">Ingredient: Community Resolve</w:t>
      </w:r>
      <w:r w:rsidDel="00000000" w:rsidR="00000000" w:rsidRPr="00000000">
        <w:rPr>
          <w:rtl w:val="0"/>
        </w:rPr>
      </w:r>
    </w:p>
    <w:p w:rsidR="00000000" w:rsidDel="00000000" w:rsidP="00000000" w:rsidRDefault="00000000" w:rsidRPr="00000000" w14:paraId="000000DD">
      <w:pPr>
        <w:shd w:fill="eaf2ff" w:val="clear"/>
        <w:ind w:left="360" w:right="360" w:firstLine="0"/>
        <w:rPr/>
      </w:pPr>
      <w:r w:rsidDel="00000000" w:rsidR="00000000" w:rsidRPr="00000000">
        <w:rPr>
          <w:rtl w:val="0"/>
        </w:rPr>
        <w:t xml:space="preserve">The evaluation process reveals whether you have the resolve needed. If community support seems low for a crucial intervention, that's valuable information; you may need to build resolve first through education and dialogue.</w:t>
      </w:r>
    </w:p>
    <w:p w:rsidR="00000000" w:rsidDel="00000000" w:rsidP="00000000" w:rsidRDefault="00000000" w:rsidRPr="00000000" w14:paraId="000000DE">
      <w:pPr>
        <w:pStyle w:val="Heading3"/>
        <w:rPr/>
      </w:pPr>
      <w:r w:rsidDel="00000000" w:rsidR="00000000" w:rsidRPr="00000000">
        <w:rPr>
          <w:rtl w:val="0"/>
        </w:rPr>
        <w:t xml:space="preserve">Step 2: Envision the Positive </w:t>
      </w:r>
      <w:ins w:author="Gerald Marten" w:id="13" w:date="2026-06-01T01:13:14Z">
        <w:r w:rsidDel="00000000" w:rsidR="00000000" w:rsidRPr="00000000">
          <w:rPr>
            <w:rtl w:val="0"/>
          </w:rPr>
          <w:t xml:space="preserve">Tip</w:t>
        </w:r>
      </w:ins>
      <w:del w:author="Gerald Marten" w:id="13" w:date="2026-06-01T01:13:14Z">
        <w:r w:rsidDel="00000000" w:rsidR="00000000" w:rsidRPr="00000000">
          <w:rPr>
            <w:rtl w:val="0"/>
          </w:rPr>
          <w:delText xml:space="preserve">Flip</w:delText>
        </w:r>
      </w:del>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For each potential intervention point, imagine what success would look like: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this intervention works, what positive changes would ripple through the system?</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Could it start new </w:t>
      </w:r>
      <w:ins w:author="Gerald Marten" w:id="14" w:date="2026-06-01T01:13:55Z">
        <w:r w:rsidDel="00000000" w:rsidR="00000000" w:rsidRPr="00000000">
          <w:rPr>
            <w:rtl w:val="0"/>
            <w:rPrChange w:author="Gerald Marten" w:id="15" w:date="2026-06-01T01:13:55Z">
              <w:rPr>
                <w:rFonts w:ascii="Arial" w:cs="Arial" w:eastAsia="Arial" w:hAnsi="Arial"/>
                <w:b w:val="0"/>
                <w:bCs w:val="0"/>
                <w:i w:val="0"/>
                <w:iCs w:val="0"/>
                <w:smallCaps w:val="0"/>
                <w:strike w:val="0"/>
                <w:color w:val="000000"/>
                <w:sz w:val="24"/>
                <w:szCs w:val="24"/>
                <w:u w:val="none"/>
                <w:shd w:fill="auto" w:val="clear"/>
                <w:vertAlign w:val="baseline"/>
              </w:rPr>
            </w:rPrChange>
          </w:rPr>
          <w:t xml:space="preserve">virtuous cycles </w:t>
        </w:r>
      </w:ins>
      <w:del w:author="Gerald Marten" w:id="14" w:date="2026-06-01T01:13:55Z">
        <w:r w:rsidDel="00000000" w:rsidR="00000000" w:rsidRPr="00000000">
          <w:rPr>
            <w:rtl w:val="0"/>
            <w:rPrChange w:author="Gerald Marten" w:id="15" w:date="2026-06-01T01:13:55Z">
              <w:rPr>
                <w:rFonts w:ascii="Arial" w:cs="Arial" w:eastAsia="Arial" w:hAnsi="Arial"/>
                <w:b w:val="0"/>
                <w:bCs w:val="0"/>
                <w:i w:val="0"/>
                <w:iCs w:val="0"/>
                <w:smallCaps w:val="0"/>
                <w:strike w:val="0"/>
                <w:color w:val="000000"/>
                <w:sz w:val="24"/>
                <w:szCs w:val="24"/>
                <w:u w:val="none"/>
                <w:shd w:fill="auto" w:val="clear"/>
                <w:vertAlign w:val="baseline"/>
              </w:rPr>
            </w:rPrChange>
          </w:rPr>
          <w:delText xml:space="preserve">positive feedback loops</w:delText>
        </w:r>
      </w:de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would the boxes and arrows in your diagram change?</w:t>
      </w:r>
    </w:p>
    <w:p w:rsidR="00000000" w:rsidDel="00000000" w:rsidP="00000000" w:rsidRDefault="00000000" w:rsidRPr="00000000" w14:paraId="000000E3">
      <w:pPr>
        <w:pStyle w:val="Heading3"/>
        <w:rPr/>
      </w:pPr>
      <w:r w:rsidDel="00000000" w:rsidR="00000000" w:rsidRPr="00000000">
        <w:rPr>
          <w:rtl w:val="0"/>
        </w:rPr>
        <w:t xml:space="preserve">Step 3: Evaluate Feasibility and Impact</w:t>
      </w:r>
    </w:p>
    <w:p w:rsidR="00000000" w:rsidDel="00000000" w:rsidP="00000000" w:rsidRDefault="00000000" w:rsidRPr="00000000" w14:paraId="000000E4">
      <w:pPr>
        <w:rPr/>
      </w:pPr>
      <w:r w:rsidDel="00000000" w:rsidR="00000000" w:rsidRPr="00000000">
        <w:rPr>
          <w:rtl w:val="0"/>
        </w:rPr>
        <w:t xml:space="preserve">The positive tipping point lever consists of the actions taken to reverse those elements plus the environmental technology used for those actions and the community organization to make the technologies and actions effective.</w:t>
      </w:r>
    </w:p>
    <w:p w:rsidR="00000000" w:rsidDel="00000000" w:rsidP="00000000" w:rsidRDefault="00000000" w:rsidRPr="00000000" w14:paraId="000000E5">
      <w:pPr>
        <w:rPr/>
      </w:pPr>
      <w:r w:rsidDel="00000000" w:rsidR="00000000" w:rsidRPr="00000000">
        <w:rPr>
          <w:rtl w:val="0"/>
        </w:rPr>
        <w:t xml:space="preserve">For each potential intervention, work through these questions as a group:</w:t>
      </w:r>
    </w:p>
    <w:p w:rsidR="00000000" w:rsidDel="00000000" w:rsidP="00000000" w:rsidRDefault="00000000" w:rsidRPr="00000000" w14:paraId="000000E6">
      <w:pPr>
        <w:pStyle w:val="Heading4"/>
        <w:rPr/>
      </w:pPr>
      <w:r w:rsidDel="00000000" w:rsidR="00000000" w:rsidRPr="00000000">
        <w:rPr>
          <w:rtl w:val="0"/>
        </w:rPr>
        <w:t xml:space="preserve">Impact Questions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big a change could this make?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it address a root cause or just a symptom?</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social and environmental gains go hand in hand?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Could it trigger positive reinforcement?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it strong enough to reverse the bottom line?</w:t>
      </w:r>
    </w:p>
    <w:p w:rsidR="00000000" w:rsidDel="00000000" w:rsidP="00000000" w:rsidRDefault="00000000" w:rsidRPr="00000000" w14:paraId="000000EC">
      <w:pPr>
        <w:pStyle w:val="Heading4"/>
        <w:rPr/>
      </w:pPr>
      <w:r w:rsidDel="00000000" w:rsidR="00000000" w:rsidRPr="00000000">
        <w:rPr>
          <w:rtl w:val="0"/>
        </w:rPr>
        <w:t xml:space="preserve">Feasibility Questions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resources would this require? (money, time, skills, materials)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we have community support for this?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obstacles might we face? (social, political, economic)</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we have (or can we get) what we need to try this?</w:t>
      </w:r>
    </w:p>
    <w:p w:rsidR="00000000" w:rsidDel="00000000" w:rsidP="00000000" w:rsidRDefault="00000000" w:rsidRPr="00000000" w14:paraId="000000F1">
      <w:pPr>
        <w:pStyle w:val="Heading4"/>
        <w:rPr/>
      </w:pPr>
      <w:r w:rsidDel="00000000" w:rsidR="00000000" w:rsidRPr="00000000">
        <w:rPr>
          <w:rtl w:val="0"/>
        </w:rPr>
        <w:t xml:space="preserve">Risk Questions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could go wrong?</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unintended consequences we should consider?</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this reversible if it doesn't work?</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there be pushback from other entities?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there be encroachment or takeover from other entities?</w:t>
      </w:r>
    </w:p>
    <w:p w:rsidR="00000000" w:rsidDel="00000000" w:rsidP="00000000" w:rsidRDefault="00000000" w:rsidRPr="00000000" w14:paraId="000000F7">
      <w:pPr>
        <w:shd w:fill="f2f3f4" w:val="clear"/>
        <w:ind w:left="360" w:right="360" w:firstLine="0"/>
        <w:rPr/>
      </w:pPr>
      <w:r w:rsidDel="00000000" w:rsidR="00000000" w:rsidRPr="00000000">
        <w:rPr>
          <w:b w:val="1"/>
          <w:bCs w:val="1"/>
          <w:rtl w:val="0"/>
        </w:rPr>
        <w:t xml:space="preserve">Process Tool: Simple Comparison Matrix</w:t>
      </w:r>
      <w:r w:rsidDel="00000000" w:rsidR="00000000" w:rsidRPr="00000000">
        <w:rPr>
          <w:rtl w:val="0"/>
        </w:rPr>
      </w:r>
    </w:p>
    <w:p w:rsidR="00000000" w:rsidDel="00000000" w:rsidP="00000000" w:rsidRDefault="00000000" w:rsidRPr="00000000" w14:paraId="000000F8">
      <w:pPr>
        <w:shd w:fill="f2f3f4" w:val="clear"/>
        <w:ind w:left="360" w:right="360" w:firstLine="0"/>
        <w:rPr>
          <w:ins w:author="Gerald Marten" w:id="16" w:date="2026-06-01T01:28:01Z"/>
        </w:rPr>
      </w:pPr>
      <w:ins w:author="Gerald Marten" w:id="16" w:date="2026-06-01T01:28:01Z">
        <w:commentRangeStart w:id="12"/>
        <w:r w:rsidDel="00000000" w:rsidR="00000000" w:rsidRPr="00000000">
          <w:rPr>
            <w:rtl w:val="0"/>
          </w:rPr>
          <w:t xml:space="preserve">xxx</w:t>
        </w:r>
        <w:commentRangeEnd w:id="12"/>
        <w:r w:rsidDel="00000000" w:rsidR="00000000" w:rsidRPr="00000000">
          <w:commentReference w:id="12"/>
        </w:r>
        <w:r w:rsidDel="00000000" w:rsidR="00000000" w:rsidRPr="00000000">
          <w:rPr>
            <w:rtl w:val="0"/>
          </w:rPr>
        </w:r>
      </w:ins>
    </w:p>
    <w:p w:rsidR="00000000" w:rsidDel="00000000" w:rsidP="00000000" w:rsidRDefault="00000000" w:rsidRPr="00000000" w14:paraId="000000F9">
      <w:pPr>
        <w:shd w:fill="f2f3f4" w:val="clear"/>
        <w:ind w:left="360" w:right="360" w:firstLine="0"/>
        <w:rPr/>
      </w:pPr>
      <w:ins w:author="Gerald Marten" w:id="16" w:date="2026-06-01T01:28:01Z">
        <w:r w:rsidDel="00000000" w:rsidR="00000000" w:rsidRPr="00000000">
          <w:rPr>
            <w:rtl w:val="0"/>
          </w:rPr>
          <w:t xml:space="preserve">The rows are </w:t>
        </w:r>
      </w:ins>
      <w:del w:author="Gerald Marten" w:id="16" w:date="2026-06-01T01:28:01Z">
        <w:r w:rsidDel="00000000" w:rsidR="00000000" w:rsidRPr="00000000">
          <w:rPr>
            <w:rtl w:val="0"/>
          </w:rPr>
          <w:delText xml:space="preserve">List </w:delText>
        </w:r>
      </w:del>
      <w:r w:rsidDel="00000000" w:rsidR="00000000" w:rsidRPr="00000000">
        <w:rPr>
          <w:rtl w:val="0"/>
        </w:rPr>
        <w:t xml:space="preserve">potential interventions</w:t>
      </w:r>
      <w:del w:author="Gerald Marten" w:id="17" w:date="2026-06-01T01:30:24Z">
        <w:r w:rsidDel="00000000" w:rsidR="00000000" w:rsidRPr="00000000">
          <w:rPr>
            <w:rtl w:val="0"/>
          </w:rPr>
          <w:delText xml:space="preserve"> down the left side</w:delText>
        </w:r>
      </w:del>
      <w:r w:rsidDel="00000000" w:rsidR="00000000" w:rsidRPr="00000000">
        <w:rPr>
          <w:rtl w:val="0"/>
        </w:rPr>
        <w:t xml:space="preserve">. Use columns for: Potential Impact (High/Medium/Low), Resource Needs, Community Support, Major Obstacles. Fill in together as a group. Discuss patterns and tradeoffs.</w:t>
      </w:r>
    </w:p>
    <w:p w:rsidR="00000000" w:rsidDel="00000000" w:rsidP="00000000" w:rsidRDefault="00000000" w:rsidRPr="00000000" w14:paraId="000000FA">
      <w:pPr>
        <w:pStyle w:val="Heading3"/>
        <w:rPr/>
      </w:pPr>
      <w:r w:rsidDel="00000000" w:rsidR="00000000" w:rsidRPr="00000000">
        <w:rPr>
          <w:rtl w:val="0"/>
        </w:rPr>
        <w:t xml:space="preserve">Step 4: Choose Your </w:t>
      </w:r>
      <w:ins w:author="Gerald Marten" w:id="18" w:date="2026-06-01T01:31:55Z">
        <w:r w:rsidDel="00000000" w:rsidR="00000000" w:rsidRPr="00000000">
          <w:rPr>
            <w:rtl w:val="0"/>
          </w:rPr>
          <w:t xml:space="preserve">Initial Actions</w:t>
        </w:r>
      </w:ins>
      <w:del w:author="Gerald Marten" w:id="18" w:date="2026-06-01T01:31:55Z">
        <w:r w:rsidDel="00000000" w:rsidR="00000000" w:rsidRPr="00000000">
          <w:rPr>
            <w:rtl w:val="0"/>
          </w:rPr>
          <w:delText xml:space="preserve">Starting Point</w:delText>
        </w:r>
      </w:del>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You don't need perfect information to begin. Based on your evaluation: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1–3 interventions seem most promising?</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there a logical sequence? (some things need to happen before others)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you start with something achievable to build momentum?</w:t>
      </w:r>
    </w:p>
    <w:p w:rsidR="00000000" w:rsidDel="00000000" w:rsidP="00000000" w:rsidRDefault="00000000" w:rsidRPr="00000000" w14:paraId="000000FF">
      <w:pPr>
        <w:pStyle w:val="Heading4"/>
        <w:rPr/>
      </w:pPr>
      <w:r w:rsidDel="00000000" w:rsidR="00000000" w:rsidRPr="00000000">
        <w:rPr>
          <w:rtl w:val="0"/>
        </w:rPr>
        <w:t xml:space="preserve">Remember</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can try multiple interventions, especially if they reinforce each other</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Starting with a smaller, achievable win can build the community resolve needed for bigger changes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You'll learn by trying. Your understanding will improve as you act</w:t>
      </w:r>
    </w:p>
    <w:p w:rsidR="00000000" w:rsidDel="00000000" w:rsidP="00000000" w:rsidRDefault="00000000" w:rsidRPr="00000000" w14:paraId="00000103">
      <w:pPr>
        <w:pStyle w:val="Heading3"/>
        <w:rPr/>
      </w:pPr>
      <w:r w:rsidDel="00000000" w:rsidR="00000000" w:rsidRPr="00000000">
        <w:rPr>
          <w:rtl w:val="0"/>
        </w:rPr>
        <w:t xml:space="preserve">Sidebar: Example — Apo Island</w:t>
      </w:r>
    </w:p>
    <w:p w:rsidR="00000000" w:rsidDel="00000000" w:rsidP="00000000" w:rsidRDefault="00000000" w:rsidRPr="00000000" w14:paraId="00000104">
      <w:pPr>
        <w:rPr/>
      </w:pPr>
      <w:r w:rsidDel="00000000" w:rsidR="00000000" w:rsidRPr="00000000">
        <w:rPr>
          <w:rtl w:val="0"/>
        </w:rPr>
        <w:t xml:space="preserve">Step 1 — Leverage Point: The community identified that protecting a portion of their reef could allow fish populations to recover, which would then spill over into fishing areas.</w:t>
      </w:r>
    </w:p>
    <w:p w:rsidR="00000000" w:rsidDel="00000000" w:rsidP="00000000" w:rsidRDefault="00000000" w:rsidRPr="00000000" w14:paraId="00000105">
      <w:pPr>
        <w:rPr/>
      </w:pPr>
      <w:r w:rsidDel="00000000" w:rsidR="00000000" w:rsidRPr="00000000">
        <w:rPr>
          <w:rtl w:val="0"/>
        </w:rPr>
        <w:t xml:space="preserve">Step 2 — The Vision: They envisioned creating a marine sanctuary on 10% of their fishing grounds.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commentRangeStart w:id="13"/>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Fish stocks recover → More fish spill over to fishing areas → Catches improve → Community sees benefits → More support for protection → Stronger enforcement → Better recovery [virtuous cycle]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Step 3 — Evaluation: Impact: Could reverse the fundamental problem (declining fish stocks). Feasibility: Drew on traditional decision-making practices; representatives from all families discussed until reaching consensus. Resources: Created volunteer Marine Guard; established clear rules</w:t>
      </w:r>
      <w:ins w:author="Gerald Marten" w:id="19" w:date="2026-06-01T01:46:53Z">
        <w:r w:rsidDel="00000000" w:rsidR="00000000" w:rsidRPr="00000000">
          <w:rPr>
            <w:rtl w:val="0"/>
          </w:rPr>
          <w:t xml:space="preserve">; returned to traditional undestructive fishing methods</w:t>
        </w:r>
      </w:ins>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Step 4 — Starting Point: They began with the marine sanctuary and community management, building on their existing consensus-based decision-making traditions.</w:t>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color w:val="787878"/>
          <w:sz w:val="18"/>
          <w:szCs w:val="18"/>
          <w:rtl w:val="0"/>
        </w:rPr>
        <w:t xml:space="preserve">PART 4</w:t>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Lock It In</w:t>
      </w:r>
    </w:p>
    <w:p w:rsidR="00000000" w:rsidDel="00000000" w:rsidP="00000000" w:rsidRDefault="00000000" w:rsidRPr="00000000" w14:paraId="0000010C">
      <w:pPr>
        <w:rPr/>
      </w:pPr>
      <w:r w:rsidDel="00000000" w:rsidR="00000000" w:rsidRPr="00000000">
        <w:rPr>
          <w:rtl w:val="0"/>
        </w:rPr>
        <w:t xml:space="preserve">Sustain and Scale: Design for lasting change that reinforces itself and spreads to other communities.</w:t>
      </w:r>
    </w:p>
    <w:p w:rsidR="00000000" w:rsidDel="00000000" w:rsidP="00000000" w:rsidRDefault="00000000" w:rsidRPr="00000000" w14:paraId="0000010D">
      <w:pPr>
        <w:shd w:fill="f2f3f4" w:val="clear"/>
        <w:ind w:left="360" w:right="360" w:firstLine="0"/>
        <w:rPr/>
      </w:pPr>
      <w:r w:rsidDel="00000000" w:rsidR="00000000" w:rsidRPr="00000000">
        <w:rPr>
          <w:b w:val="1"/>
          <w:bCs w:val="1"/>
          <w:rtl w:val="0"/>
        </w:rPr>
        <w:t xml:space="preserve">Tool Resources</w:t>
      </w:r>
      <w:r w:rsidDel="00000000" w:rsidR="00000000" w:rsidRPr="00000000">
        <w:rPr>
          <w:rtl w:val="0"/>
        </w:rPr>
      </w:r>
    </w:p>
    <w:p w:rsidR="00000000" w:rsidDel="00000000" w:rsidP="00000000" w:rsidRDefault="00000000" w:rsidRPr="00000000" w14:paraId="0000010E">
      <w:pPr>
        <w:shd w:fill="f2f3f4" w:val="clear"/>
        <w:ind w:left="360" w:right="360" w:firstLine="0"/>
        <w:rPr/>
      </w:pPr>
      <w:r w:rsidDel="00000000" w:rsidR="00000000" w:rsidRPr="00000000">
        <w:rPr>
          <w:rFonts w:ascii="Arial Unicode MS" w:cs="Arial Unicode MS" w:eastAsia="Arial Unicode MS" w:hAnsi="Arial Unicode MS"/>
          <w:rtl w:val="0"/>
        </w:rPr>
        <w:t xml:space="preserve">↓ Sustainability Checklist (PDF)</w:t>
      </w:r>
    </w:p>
    <w:p w:rsidR="00000000" w:rsidDel="00000000" w:rsidP="00000000" w:rsidRDefault="00000000" w:rsidRPr="00000000" w14:paraId="0000010F">
      <w:pPr>
        <w:shd w:fill="f2f3f4" w:val="clear"/>
        <w:ind w:left="360" w:right="360" w:firstLine="0"/>
        <w:rPr/>
      </w:pPr>
      <w:r w:rsidDel="00000000" w:rsidR="00000000" w:rsidRPr="00000000">
        <w:rPr>
          <w:rFonts w:ascii="Arial Unicode MS" w:cs="Arial Unicode MS" w:eastAsia="Arial Unicode MS" w:hAnsi="Arial Unicode MS"/>
          <w:rtl w:val="0"/>
        </w:rPr>
        <w:t xml:space="preserve">↓ Case Studies (PDF)</w:t>
      </w:r>
    </w:p>
    <w:p w:rsidR="00000000" w:rsidDel="00000000" w:rsidP="00000000" w:rsidRDefault="00000000" w:rsidRPr="00000000" w14:paraId="00000110">
      <w:pPr>
        <w:pStyle w:val="Heading2"/>
        <w:rPr/>
      </w:pPr>
      <w:r w:rsidDel="00000000" w:rsidR="00000000" w:rsidRPr="00000000">
        <w:rPr>
          <w:rtl w:val="0"/>
        </w:rPr>
        <w:t xml:space="preserve">Building Mutually Reinforcing Success</w:t>
      </w:r>
    </w:p>
    <w:p w:rsidR="00000000" w:rsidDel="00000000" w:rsidP="00000000" w:rsidRDefault="00000000" w:rsidRPr="00000000" w14:paraId="00000111">
      <w:pPr>
        <w:rPr/>
      </w:pPr>
      <w:r w:rsidDel="00000000" w:rsidR="00000000" w:rsidRPr="00000000">
        <w:rPr>
          <w:rtl w:val="0"/>
        </w:rPr>
        <w:t xml:space="preserve">As ecosystem</w:t>
      </w:r>
      <w:commentRangeStart w:id="14"/>
      <w:r w:rsidDel="00000000" w:rsidR="00000000" w:rsidRPr="00000000">
        <w:rPr>
          <w:rtl w:val="0"/>
        </w:rPr>
        <w:t xml:space="preserve"> </w:t>
      </w:r>
      <w:ins w:author="Gerald Marten" w:id="20" w:date="2026-06-01T01:49:12Z">
        <w:r w:rsidDel="00000000" w:rsidR="00000000" w:rsidRPr="00000000">
          <w:rPr>
            <w:rtl w:val="0"/>
          </w:rPr>
          <w:t xml:space="preserve">recovery </w:t>
        </w:r>
      </w:ins>
      <w:del w:author="Gerald Marten" w:id="20" w:date="2026-06-01T01:49:12Z">
        <w:r w:rsidDel="00000000" w:rsidR="00000000" w:rsidRPr="00000000">
          <w:rPr>
            <w:rtl w:val="0"/>
          </w:rPr>
          <w:delText xml:space="preserve">restoration </w:delText>
        </w:r>
      </w:del>
      <w:commentRangeEnd w:id="14"/>
      <w:r w:rsidDel="00000000" w:rsidR="00000000" w:rsidRPr="00000000">
        <w:commentReference w:id="14"/>
      </w:r>
      <w:r w:rsidDel="00000000" w:rsidR="00000000" w:rsidRPr="00000000">
        <w:rPr>
          <w:rtl w:val="0"/>
        </w:rPr>
        <w:t xml:space="preserve">proceeds, the next step is to lock in the gains and increase the sustainability of restoration through new enterprises that reinforce ecosystem restoration and integrate it with the social fabric of the community.</w:t>
      </w:r>
    </w:p>
    <w:p w:rsidR="00000000" w:rsidDel="00000000" w:rsidP="00000000" w:rsidRDefault="00000000" w:rsidRPr="00000000" w14:paraId="00000112">
      <w:pPr>
        <w:shd w:fill="d6eaf8" w:val="clear"/>
        <w:ind w:left="360" w:right="360" w:firstLine="0"/>
        <w:rPr/>
      </w:pPr>
      <w:r w:rsidDel="00000000" w:rsidR="00000000" w:rsidRPr="00000000">
        <w:rPr>
          <w:b w:val="1"/>
          <w:bCs w:val="1"/>
          <w:rtl w:val="0"/>
        </w:rPr>
        <w:t xml:space="preserve">Key Concept</w:t>
      </w:r>
      <w:r w:rsidDel="00000000" w:rsidR="00000000" w:rsidRPr="00000000">
        <w:rPr>
          <w:rtl w:val="0"/>
        </w:rPr>
      </w:r>
    </w:p>
    <w:p w:rsidR="00000000" w:rsidDel="00000000" w:rsidP="00000000" w:rsidRDefault="00000000" w:rsidRPr="00000000" w14:paraId="00000113">
      <w:pPr>
        <w:shd w:fill="d6eaf8" w:val="clear"/>
        <w:ind w:left="360" w:right="360" w:firstLine="0"/>
        <w:rPr/>
      </w:pPr>
      <w:r w:rsidDel="00000000" w:rsidR="00000000" w:rsidRPr="00000000">
        <w:rPr>
          <w:rtl w:val="0"/>
        </w:rPr>
        <w:t xml:space="preserve">Early success can die out if it's not built into the fabric of community life. Sustainability comes from multiple mutually reinforcing </w:t>
      </w:r>
      <w:ins w:author="Gerald Marten" w:id="21" w:date="2026-06-01T01:57:09Z">
        <w:r w:rsidDel="00000000" w:rsidR="00000000" w:rsidRPr="00000000">
          <w:rPr>
            <w:rtl w:val="0"/>
          </w:rPr>
          <w:t xml:space="preserve">virtuous </w:t>
        </w:r>
      </w:ins>
      <w:r w:rsidDel="00000000" w:rsidR="00000000" w:rsidRPr="00000000">
        <w:rPr>
          <w:rtl w:val="0"/>
        </w:rPr>
        <w:t xml:space="preserve">cycles.</w:t>
      </w:r>
    </w:p>
    <w:p w:rsidR="00000000" w:rsidDel="00000000" w:rsidP="00000000" w:rsidRDefault="00000000" w:rsidRPr="00000000" w14:paraId="00000114">
      <w:pPr>
        <w:pStyle w:val="Heading3"/>
        <w:rPr/>
      </w:pPr>
      <w:r w:rsidDel="00000000" w:rsidR="00000000" w:rsidRPr="00000000">
        <w:rPr>
          <w:rtl w:val="0"/>
        </w:rPr>
        <w:t xml:space="preserve">Guiding Questions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new opportunities does initial success create?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can benefits be shared broadly to build ongoing support?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new activities or enterprises could build on this foundation?</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can this become "just the way things are done" rather than a special project?</w:t>
      </w:r>
    </w:p>
    <w:p w:rsidR="00000000" w:rsidDel="00000000" w:rsidP="00000000" w:rsidRDefault="00000000" w:rsidRPr="00000000" w14:paraId="00000119">
      <w:pPr>
        <w:pStyle w:val="Heading3"/>
        <w:rPr/>
      </w:pPr>
      <w:commentRangeStart w:id="15"/>
      <w:r w:rsidDel="00000000" w:rsidR="00000000" w:rsidRPr="00000000">
        <w:rPr>
          <w:rtl w:val="0"/>
        </w:rPr>
        <w:t xml:space="preserve">Process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Revisit this </w:t>
      </w:r>
      <w:ins w:author="Gerald Marten" w:id="22" w:date="2026-06-04T02:39:10Z">
        <w:r w:rsidDel="00000000" w:rsidR="00000000" w:rsidRPr="00000000">
          <w:rPr>
            <w:rtl w:val="0"/>
            <w:rPrChange w:author="Gerald Marten" w:id="23" w:date="2026-06-04T02:39:10Z">
              <w:rPr>
                <w:rFonts w:ascii="Arial" w:cs="Arial" w:eastAsia="Arial" w:hAnsi="Arial"/>
                <w:b w:val="0"/>
                <w:bCs w:val="0"/>
                <w:i w:val="0"/>
                <w:iCs w:val="0"/>
                <w:smallCaps w:val="0"/>
                <w:strike w:val="0"/>
                <w:color w:val="000000"/>
                <w:sz w:val="24"/>
                <w:szCs w:val="24"/>
                <w:u w:val="none"/>
                <w:shd w:fill="auto" w:val="clear"/>
                <w:vertAlign w:val="baseline"/>
              </w:rPr>
            </w:rPrChange>
          </w:rPr>
          <w:t xml:space="preserve">periodically </w:t>
        </w:r>
      </w:ins>
      <w:del w:author="Gerald Marten" w:id="22" w:date="2026-06-04T02:39:10Z">
        <w:r w:rsidDel="00000000" w:rsidR="00000000" w:rsidRPr="00000000">
          <w:rPr>
            <w:rtl w:val="0"/>
            <w:rPrChange w:author="Gerald Marten" w:id="23" w:date="2026-06-04T02:39:10Z">
              <w:rPr>
                <w:rFonts w:ascii="Arial" w:cs="Arial" w:eastAsia="Arial" w:hAnsi="Arial"/>
                <w:b w:val="0"/>
                <w:bCs w:val="0"/>
                <w:i w:val="0"/>
                <w:iCs w:val="0"/>
                <w:smallCaps w:val="0"/>
                <w:strike w:val="0"/>
                <w:color w:val="000000"/>
                <w:sz w:val="24"/>
                <w:szCs w:val="24"/>
                <w:u w:val="none"/>
                <w:shd w:fill="auto" w:val="clear"/>
                <w:vertAlign w:val="baseline"/>
              </w:rPr>
            </w:rPrChange>
          </w:rPr>
          <w:delText xml:space="preserve">6–12 </w:delText>
        </w:r>
      </w:de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months after initial interventions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Map the new positive cycles that are emerging</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opportunities to strengthen and multiply them</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Look for ways to institutionalize success (community rules, new traditions, ongoing activities</w:t>
      </w:r>
      <w:ins w:author="Gerald Marten" w:id="24" w:date="2026-06-04T02:41: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community </w:t>
        </w:r>
        <w:r w:rsidDel="00000000" w:rsidR="00000000" w:rsidRPr="00000000">
          <w:rPr>
            <w:rtl w:val="0"/>
            <w:rPrChange w:author="Gerald Marten" w:id="25" w:date="2026-06-04T02:41:00Z">
              <w:rPr>
                <w:rFonts w:ascii="Arial" w:cs="Arial" w:eastAsia="Arial" w:hAnsi="Arial"/>
                <w:b w:val="0"/>
                <w:bCs w:val="0"/>
                <w:i w:val="0"/>
                <w:iCs w:val="0"/>
                <w:smallCaps w:val="0"/>
                <w:strike w:val="0"/>
                <w:color w:val="000000"/>
                <w:sz w:val="24"/>
                <w:szCs w:val="24"/>
                <w:u w:val="none"/>
                <w:shd w:fill="auto" w:val="clear"/>
                <w:vertAlign w:val="baseline"/>
              </w:rPr>
            </w:rPrChange>
          </w:rPr>
          <w:t xml:space="preserve">initiatives</w:t>
        </w:r>
        <w:r w:rsidDel="00000000" w:rsidR="00000000" w:rsidRPr="00000000">
          <w:rPr>
            <w:rtl w:val="0"/>
            <w:rPrChange w:author="Gerald Marten" w:id="25" w:date="2026-06-04T02:41:00Z">
              <w:rPr>
                <w:rFonts w:ascii="Arial" w:cs="Arial" w:eastAsia="Arial" w:hAnsi="Arial"/>
                <w:b w:val="0"/>
                <w:bCs w:val="0"/>
                <w:i w:val="0"/>
                <w:iCs w:val="0"/>
                <w:smallCaps w:val="0"/>
                <w:strike w:val="0"/>
                <w:color w:val="000000"/>
                <w:sz w:val="24"/>
                <w:szCs w:val="24"/>
                <w:u w:val="none"/>
                <w:shd w:fill="auto" w:val="clear"/>
                <w:vertAlign w:val="baseline"/>
              </w:rPr>
            </w:rPrChange>
          </w:rPr>
          <w:t xml:space="preserve"> for community wellbeing and new businesses, particularly ones made </w:t>
        </w:r>
        <w:r w:rsidDel="00000000" w:rsidR="00000000" w:rsidRPr="00000000">
          <w:rPr>
            <w:rtl w:val="0"/>
            <w:rPrChange w:author="Gerald Marten" w:id="25" w:date="2026-06-04T02:41:00Z">
              <w:rPr>
                <w:rFonts w:ascii="Arial" w:cs="Arial" w:eastAsia="Arial" w:hAnsi="Arial"/>
                <w:b w:val="0"/>
                <w:bCs w:val="0"/>
                <w:i w:val="0"/>
                <w:iCs w:val="0"/>
                <w:smallCaps w:val="0"/>
                <w:strike w:val="0"/>
                <w:color w:val="000000"/>
                <w:sz w:val="24"/>
                <w:szCs w:val="24"/>
                <w:u w:val="none"/>
                <w:shd w:fill="auto" w:val="clear"/>
                <w:vertAlign w:val="baseline"/>
              </w:rPr>
            </w:rPrChange>
          </w:rPr>
          <w:t xml:space="preserve">possible</w:t>
        </w:r>
        <w:r w:rsidDel="00000000" w:rsidR="00000000" w:rsidRPr="00000000">
          <w:rPr>
            <w:rtl w:val="0"/>
            <w:rPrChange w:author="Gerald Marten" w:id="25" w:date="2026-06-04T02:41:00Z">
              <w:rPr>
                <w:rFonts w:ascii="Arial" w:cs="Arial" w:eastAsia="Arial" w:hAnsi="Arial"/>
                <w:b w:val="0"/>
                <w:bCs w:val="0"/>
                <w:i w:val="0"/>
                <w:iCs w:val="0"/>
                <w:smallCaps w:val="0"/>
                <w:strike w:val="0"/>
                <w:color w:val="000000"/>
                <w:sz w:val="24"/>
                <w:szCs w:val="24"/>
                <w:u w:val="none"/>
                <w:shd w:fill="auto" w:val="clear"/>
                <w:vertAlign w:val="baseline"/>
              </w:rPr>
            </w:rPrChange>
          </w:rPr>
          <w:t xml:space="preserve"> by the restoration</w:t>
        </w:r>
      </w:in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E">
      <w:pPr>
        <w:shd w:fill="eaf2ff" w:val="clear"/>
        <w:ind w:left="360" w:right="360" w:firstLine="0"/>
        <w:rPr/>
      </w:pPr>
      <w:commentRangeStart w:id="16"/>
      <w:r w:rsidDel="00000000" w:rsidR="00000000" w:rsidRPr="00000000">
        <w:rPr>
          <w:b w:val="1"/>
          <w:bCs w:val="1"/>
          <w:rtl w:val="0"/>
        </w:rPr>
        <w:t xml:space="preserve">Ingredient</w:t>
      </w:r>
      <w:commentRangeEnd w:id="16"/>
      <w:r w:rsidDel="00000000" w:rsidR="00000000" w:rsidRPr="00000000">
        <w:commentReference w:id="16"/>
      </w:r>
      <w:r w:rsidDel="00000000" w:rsidR="00000000" w:rsidRPr="00000000">
        <w:rPr>
          <w:b w:val="1"/>
          <w:bCs w:val="1"/>
          <w:rtl w:val="0"/>
        </w:rPr>
        <w:t xml:space="preserve">: </w:t>
      </w:r>
      <w:commentRangeStart w:id="17"/>
      <w:r w:rsidDel="00000000" w:rsidR="00000000" w:rsidRPr="00000000">
        <w:rPr>
          <w:b w:val="1"/>
          <w:bCs w:val="1"/>
          <w:rtl w:val="0"/>
        </w:rPr>
        <w:t xml:space="preserve">Success Breeds Success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1F">
      <w:pPr>
        <w:shd w:fill="eaf2ff" w:val="clear"/>
        <w:ind w:left="360" w:right="360" w:firstLine="0"/>
        <w:rPr/>
      </w:pPr>
      <w:r w:rsidDel="00000000" w:rsidR="00000000" w:rsidRPr="00000000">
        <w:rPr>
          <w:rtl w:val="0"/>
        </w:rPr>
        <w:t xml:space="preserve">This is where the "success breeds success" dynamic becomes crucial. Initial wins create opportunities, resources, and motivation for further positive change.</w:t>
      </w:r>
    </w:p>
    <w:p w:rsidR="00000000" w:rsidDel="00000000" w:rsidP="00000000" w:rsidRDefault="00000000" w:rsidRPr="00000000" w14:paraId="00000120">
      <w:pPr>
        <w:pStyle w:val="Heading3"/>
        <w:rPr/>
      </w:pPr>
      <w:r w:rsidDel="00000000" w:rsidR="00000000" w:rsidRPr="00000000">
        <w:rPr>
          <w:rtl w:val="0"/>
        </w:rPr>
        <w:t xml:space="preserve">Making Change Permanent</w:t>
      </w:r>
    </w:p>
    <w:p w:rsidR="00000000" w:rsidDel="00000000" w:rsidP="00000000" w:rsidRDefault="00000000" w:rsidRPr="00000000" w14:paraId="00000121">
      <w:pPr>
        <w:rPr/>
      </w:pPr>
      <w:r w:rsidDel="00000000" w:rsidR="00000000" w:rsidRPr="00000000">
        <w:rPr>
          <w:rtl w:val="0"/>
        </w:rPr>
        <w:t xml:space="preserve">The goal is to shift from a special project requiring constant attention to a new normal that sustains itself through multiple reinforcing mechanisms. This might include: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Economic enterprises that depend on and support restoration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Educational programs that build pride and understanding</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community traditions or celebrations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Recognition and support from outside organizations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rules and enforcement mechanisms that have community buy-in</w:t>
      </w:r>
    </w:p>
    <w:p w:rsidR="00000000" w:rsidDel="00000000" w:rsidP="00000000" w:rsidRDefault="00000000" w:rsidRPr="00000000" w14:paraId="00000127">
      <w:pPr>
        <w:pStyle w:val="Heading3"/>
        <w:rPr/>
      </w:pPr>
      <w:r w:rsidDel="00000000" w:rsidR="00000000" w:rsidRPr="00000000">
        <w:rPr>
          <w:rtl w:val="0"/>
        </w:rPr>
        <w:t xml:space="preserve">Sidebar: Example — Apo Island</w:t>
      </w:r>
    </w:p>
    <w:p w:rsidR="00000000" w:rsidDel="00000000" w:rsidP="00000000" w:rsidRDefault="00000000" w:rsidRPr="00000000" w14:paraId="00000128">
      <w:pPr>
        <w:rPr/>
      </w:pPr>
      <w:r w:rsidDel="00000000" w:rsidR="00000000" w:rsidRPr="00000000">
        <w:rPr>
          <w:rtl w:val="0"/>
        </w:rPr>
        <w:t xml:space="preserve">Initial success (fish recovery) led to multiple mutually reinforcing cycles:</w:t>
      </w:r>
    </w:p>
    <w:p w:rsidR="00000000" w:rsidDel="00000000" w:rsidP="00000000" w:rsidRDefault="00000000" w:rsidRPr="00000000" w14:paraId="00000129">
      <w:pPr>
        <w:rPr/>
      </w:pPr>
      <w:r w:rsidDel="00000000" w:rsidR="00000000" w:rsidRPr="00000000">
        <w:rPr>
          <w:rtl w:val="0"/>
        </w:rPr>
        <w:t xml:space="preserve">Economic Cycle: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Marine tourism income → Funds for community → More </w:t>
      </w:r>
      <w:ins w:author="Gerald Marten" w:id="26" w:date="2026-06-01T01:59:28Z">
        <w:r w:rsidDel="00000000" w:rsidR="00000000" w:rsidRPr="00000000">
          <w:rPr>
            <w:rtl w:val="0"/>
            <w:rPrChange w:author="Gerald Marten" w:id="27" w:date="2026-06-01T01:59:28Z">
              <w:rPr>
                <w:rFonts w:ascii="Arial" w:cs="Arial" w:eastAsia="Arial" w:hAnsi="Arial"/>
                <w:b w:val="0"/>
                <w:bCs w:val="0"/>
                <w:i w:val="0"/>
                <w:iCs w:val="0"/>
                <w:smallCaps w:val="0"/>
                <w:strike w:val="0"/>
                <w:color w:val="000000"/>
                <w:sz w:val="24"/>
                <w:szCs w:val="24"/>
                <w:u w:val="none"/>
                <w:shd w:fill="auto" w:val="clear"/>
                <w:vertAlign w:val="baseline"/>
              </w:rPr>
            </w:rPrChange>
          </w:rPr>
          <w:t xml:space="preserve">incentive </w:t>
        </w:r>
      </w:ins>
      <w:del w:author="Gerald Marten" w:id="26" w:date="2026-06-01T01:59:28Z">
        <w:r w:rsidDel="00000000" w:rsidR="00000000" w:rsidRPr="00000000">
          <w:rPr>
            <w:rtl w:val="0"/>
            <w:rPrChange w:author="Gerald Marten" w:id="27" w:date="2026-06-01T01:59:28Z">
              <w:rPr>
                <w:rFonts w:ascii="Arial" w:cs="Arial" w:eastAsia="Arial" w:hAnsi="Arial"/>
                <w:b w:val="0"/>
                <w:bCs w:val="0"/>
                <w:i w:val="0"/>
                <w:iCs w:val="0"/>
                <w:smallCaps w:val="0"/>
                <w:strike w:val="0"/>
                <w:color w:val="000000"/>
                <w:sz w:val="24"/>
                <w:szCs w:val="24"/>
                <w:u w:val="none"/>
                <w:shd w:fill="auto" w:val="clear"/>
                <w:vertAlign w:val="baseline"/>
              </w:rPr>
            </w:rPrChange>
          </w:rPr>
          <w:delText xml:space="preserve">resources </w:delText>
        </w:r>
      </w:del>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for protection → Better enforcement → Healthier reefs → More tourism</w:t>
      </w:r>
    </w:p>
    <w:p w:rsidR="00000000" w:rsidDel="00000000" w:rsidP="00000000" w:rsidRDefault="00000000" w:rsidRPr="00000000" w14:paraId="0000012B">
      <w:pPr>
        <w:rPr/>
      </w:pPr>
      <w:r w:rsidDel="00000000" w:rsidR="00000000" w:rsidRPr="00000000">
        <w:rPr>
          <w:rtl w:val="0"/>
        </w:rPr>
        <w:t xml:space="preserve">Educational Cycle: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Educational programs → Pride in achievement → Stronger community identity → More support for protection → Better outcomes → More to teach about</w:t>
      </w:r>
    </w:p>
    <w:p w:rsidR="00000000" w:rsidDel="00000000" w:rsidP="00000000" w:rsidRDefault="00000000" w:rsidRPr="00000000" w14:paraId="0000012D">
      <w:pPr>
        <w:rPr/>
      </w:pPr>
      <w:r w:rsidDel="00000000" w:rsidR="00000000" w:rsidRPr="00000000">
        <w:rPr>
          <w:rtl w:val="0"/>
        </w:rPr>
        <w:t xml:space="preserve">Recognition Cycle: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Scientific recognition → Outside support → Enhanced credibility → More resources → Better monitoring → More recognition</w:t>
      </w:r>
    </w:p>
    <w:p w:rsidR="00000000" w:rsidDel="00000000" w:rsidP="00000000" w:rsidRDefault="00000000" w:rsidRPr="00000000" w14:paraId="0000012F">
      <w:pPr>
        <w:rPr/>
      </w:pPr>
      <w:r w:rsidDel="00000000" w:rsidR="00000000" w:rsidRPr="00000000">
        <w:rPr>
          <w:rtl w:val="0"/>
        </w:rPr>
        <w:t xml:space="preserve">The Result: These multiple reinforcing cycles made the marine sanctuary permanent, not just a temporary project. It became integrated into the community's identity and economy.</w:t>
      </w:r>
    </w:p>
    <w:p w:rsidR="00000000" w:rsidDel="00000000" w:rsidP="00000000" w:rsidRDefault="00000000" w:rsidRPr="00000000" w14:paraId="00000130">
      <w:pPr>
        <w:shd w:fill="f2f3f4" w:val="clear"/>
        <w:ind w:left="360" w:right="360" w:firstLine="0"/>
        <w:rPr/>
      </w:pPr>
      <w:r w:rsidDel="00000000" w:rsidR="00000000" w:rsidRPr="00000000">
        <w:rPr>
          <w:b w:val="1"/>
          <w:bCs w:val="1"/>
          <w:rtl w:val="0"/>
        </w:rPr>
        <w:t xml:space="preserve">Congratulations!</w:t>
      </w:r>
      <w:r w:rsidDel="00000000" w:rsidR="00000000" w:rsidRPr="00000000">
        <w:rPr>
          <w:rtl w:val="0"/>
        </w:rPr>
      </w:r>
    </w:p>
    <w:p w:rsidR="00000000" w:rsidDel="00000000" w:rsidP="00000000" w:rsidRDefault="00000000" w:rsidRPr="00000000" w14:paraId="00000131">
      <w:pPr>
        <w:shd w:fill="f2f3f4" w:val="clear"/>
        <w:ind w:left="360" w:right="360" w:firstLine="0"/>
        <w:rPr/>
      </w:pPr>
      <w:r w:rsidDel="00000000" w:rsidR="00000000" w:rsidRPr="00000000">
        <w:rPr>
          <w:rtl w:val="0"/>
        </w:rPr>
        <w:t xml:space="preserve">You've completed the Systems Thinking tool. Remember that this is an iterative process. As you take action and learn, you'll refine your understanding and adjust your approach. The cycle of recognizing, mapping, reversing, and locking in continues as conditions change.</w:t>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color w:val="787878"/>
          <w:sz w:val="18"/>
          <w:szCs w:val="18"/>
          <w:rtl w:val="0"/>
        </w:rPr>
        <w:t xml:space="preserve">INGREDIENTS FOR SUCCESS</w:t>
      </w: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Essential Elements for </w:t>
      </w:r>
      <w:ins w:author="Gerald Marten" w:id="28" w:date="2026-06-01T02:19:37Z">
        <w:commentRangeStart w:id="18"/>
        <w:r w:rsidDel="00000000" w:rsidR="00000000" w:rsidRPr="00000000">
          <w:rPr>
            <w:rtl w:val="0"/>
            <w:rPrChange w:author="Gerald Marten" w:id="29" w:date="2026-06-01T02:19:37Z">
              <w:rPr/>
            </w:rPrChange>
          </w:rPr>
          <w:t xml:space="preserve">Effective</w:t>
        </w:r>
        <w:r w:rsidDel="00000000" w:rsidR="00000000" w:rsidRPr="00000000">
          <w:rPr>
            <w:rtl w:val="0"/>
          </w:rPr>
          <w:t xml:space="preserve"> </w:t>
        </w:r>
      </w:ins>
      <w:del w:author="Gerald Marten" w:id="28" w:date="2026-06-01T02:19:37Z">
        <w:commentRangeEnd w:id="18"/>
        <w:r w:rsidDel="00000000" w:rsidR="00000000" w:rsidRPr="00000000">
          <w:commentReference w:id="18"/>
        </w:r>
        <w:r w:rsidDel="00000000" w:rsidR="00000000" w:rsidRPr="00000000">
          <w:rPr>
            <w:rtl w:val="0"/>
          </w:rPr>
          <w:delText xml:space="preserve">Lasting </w:delText>
        </w:r>
      </w:del>
      <w:r w:rsidDel="00000000" w:rsidR="00000000" w:rsidRPr="00000000">
        <w:rPr>
          <w:rtl w:val="0"/>
        </w:rPr>
        <w:t xml:space="preserve">Change</w:t>
      </w:r>
    </w:p>
    <w:p w:rsidR="00000000" w:rsidDel="00000000" w:rsidP="00000000" w:rsidRDefault="00000000" w:rsidRPr="00000000" w14:paraId="00000135">
      <w:pPr>
        <w:rPr/>
      </w:pPr>
      <w:r w:rsidDel="00000000" w:rsidR="00000000" w:rsidRPr="00000000">
        <w:rPr>
          <w:rtl w:val="0"/>
        </w:rPr>
        <w:t xml:space="preserve">Assessment Questions: Evaluate whether the essential ingredients for success are present in your community and situation.</w:t>
      </w:r>
    </w:p>
    <w:p w:rsidR="00000000" w:rsidDel="00000000" w:rsidP="00000000" w:rsidRDefault="00000000" w:rsidRPr="00000000" w14:paraId="00000136">
      <w:pPr>
        <w:pStyle w:val="Heading2"/>
        <w:rPr/>
      </w:pPr>
      <w:r w:rsidDel="00000000" w:rsidR="00000000" w:rsidRPr="00000000">
        <w:rPr>
          <w:rtl w:val="0"/>
        </w:rPr>
        <w:t xml:space="preserve">About This Tool</w:t>
      </w:r>
    </w:p>
    <w:p w:rsidR="00000000" w:rsidDel="00000000" w:rsidP="00000000" w:rsidRDefault="00000000" w:rsidRPr="00000000" w14:paraId="00000137">
      <w:pPr>
        <w:rPr/>
      </w:pPr>
      <w:commentRangeStart w:id="19"/>
      <w:r w:rsidDel="00000000" w:rsidR="00000000" w:rsidRPr="00000000">
        <w:rPr>
          <w:rtl w:val="0"/>
        </w:rPr>
        <w:t xml:space="preserve">Across the communities where ecological restoration has taken hold, certain conditions show up repeatedly. </w:t>
      </w:r>
      <w:commentRangeEnd w:id="19"/>
      <w:r w:rsidDel="00000000" w:rsidR="00000000" w:rsidRPr="00000000">
        <w:commentReference w:id="19"/>
      </w:r>
      <w:r w:rsidDel="00000000" w:rsidR="00000000" w:rsidRPr="00000000">
        <w:rPr>
          <w:rtl w:val="0"/>
        </w:rPr>
        <w:t xml:space="preserve">Some are social: shared awareness of the problem, committed local leadership, the capacity to work through resistance. Others describe the relationship between community and ecosystem: memory of how things once were, diversity that provides options, a willingness to let nature recover on its own terms. </w:t>
      </w:r>
      <w:ins w:author="Gerald Marten" w:id="30" w:date="2026-06-01T02:27:33Z">
        <w:r w:rsidDel="00000000" w:rsidR="00000000" w:rsidRPr="00000000">
          <w:rPr>
            <w:rtl w:val="0"/>
          </w:rPr>
          <w:t xml:space="preserve">The </w:t>
        </w:r>
      </w:ins>
      <w:r w:rsidDel="00000000" w:rsidR="00000000" w:rsidRPr="00000000">
        <w:rPr>
          <w:rtl w:val="0"/>
        </w:rPr>
        <w:t xml:space="preserve">EcoTipping Points </w:t>
      </w:r>
      <w:ins w:author="Gerald Marten" w:id="31" w:date="2026-06-01T02:27:41Z">
        <w:r w:rsidDel="00000000" w:rsidR="00000000" w:rsidRPr="00000000">
          <w:rPr>
            <w:rtl w:val="0"/>
          </w:rPr>
          <w:t xml:space="preserve">Project  </w:t>
        </w:r>
      </w:ins>
      <w:r w:rsidDel="00000000" w:rsidR="00000000" w:rsidRPr="00000000">
        <w:rPr>
          <w:rtl w:val="0"/>
        </w:rPr>
        <w:t xml:space="preserve">calls these the Ingredients for Success.</w:t>
      </w:r>
    </w:p>
    <w:p w:rsidR="00000000" w:rsidDel="00000000" w:rsidP="00000000" w:rsidRDefault="00000000" w:rsidRPr="00000000" w14:paraId="00000138">
      <w:pPr>
        <w:rPr/>
      </w:pPr>
      <w:r w:rsidDel="00000000" w:rsidR="00000000" w:rsidRPr="00000000">
        <w:rPr>
          <w:rtl w:val="0"/>
        </w:rPr>
        <w:t xml:space="preserve">The ten ingredients aren't a checklist to complete before you can act. They're a diagnostic lens. Some will be present in your situation; some will be weak or absent. Knowing which is which shapes what's possible and where to put your energy.</w:t>
      </w:r>
    </w:p>
    <w:p w:rsidR="00000000" w:rsidDel="00000000" w:rsidP="00000000" w:rsidRDefault="00000000" w:rsidRPr="00000000" w14:paraId="00000139">
      <w:pPr>
        <w:shd w:fill="d6eaf8" w:val="clear"/>
        <w:ind w:left="360" w:right="360" w:firstLine="0"/>
        <w:rPr/>
      </w:pPr>
      <w:r w:rsidDel="00000000" w:rsidR="00000000" w:rsidRPr="00000000">
        <w:rPr>
          <w:b w:val="1"/>
          <w:bCs w:val="1"/>
          <w:rtl w:val="0"/>
        </w:rPr>
        <w:t xml:space="preserve">What This Tool Does</w:t>
      </w:r>
      <w:r w:rsidDel="00000000" w:rsidR="00000000" w:rsidRPr="00000000">
        <w:rPr>
          <w:rtl w:val="0"/>
        </w:rPr>
      </w:r>
    </w:p>
    <w:p w:rsidR="00000000" w:rsidDel="00000000" w:rsidP="00000000" w:rsidRDefault="00000000" w:rsidRPr="00000000" w14:paraId="0000013A">
      <w:pPr>
        <w:shd w:fill="d6eaf8" w:val="clear"/>
        <w:ind w:left="360" w:right="360" w:firstLine="0"/>
        <w:rPr/>
      </w:pPr>
      <w:r w:rsidDel="00000000" w:rsidR="00000000" w:rsidRPr="00000000">
        <w:rPr>
          <w:rtl w:val="0"/>
        </w:rPr>
        <w:t xml:space="preserve">Each ingredient page helps you assess whether that condition exists in your community, identify strategies for building on what's already there, and decide how to respond when something critical is missing. Use the ingredients after your Reverse It session, as a way to stress-test candidate interventions before committing to a first step.</w:t>
      </w:r>
    </w:p>
    <w:p w:rsidR="00000000" w:rsidDel="00000000" w:rsidP="00000000" w:rsidRDefault="00000000" w:rsidRPr="00000000" w14:paraId="0000013B">
      <w:pPr>
        <w:pStyle w:val="Heading2"/>
        <w:rPr/>
      </w:pPr>
      <w:r w:rsidDel="00000000" w:rsidR="00000000" w:rsidRPr="00000000">
        <w:rPr>
          <w:rtl w:val="0"/>
        </w:rPr>
        <w:t xml:space="preserve">The Ten Ingredients</w:t>
      </w:r>
    </w:p>
    <w:p w:rsidR="00000000" w:rsidDel="00000000" w:rsidP="00000000" w:rsidRDefault="00000000" w:rsidRPr="00000000" w14:paraId="0000013C">
      <w:pPr>
        <w:rPr/>
      </w:pPr>
      <w:r w:rsidDel="00000000" w:rsidR="00000000" w:rsidRPr="00000000">
        <w:rPr>
          <w:rtl w:val="0"/>
        </w:rPr>
        <w:t xml:space="preserve">Each ingredient includes guidance on how to recognize it, amplify it if present, build it if absent, or work around it when necessary.</w:t>
      </w:r>
    </w:p>
    <w:p w:rsidR="00000000" w:rsidDel="00000000" w:rsidP="00000000" w:rsidRDefault="00000000" w:rsidRPr="00000000" w14:paraId="0000013D">
      <w:pPr>
        <w:pStyle w:val="Heading3"/>
        <w:rPr/>
      </w:pPr>
      <w:r w:rsidDel="00000000" w:rsidR="00000000" w:rsidRPr="00000000">
        <w:rPr>
          <w:rtl w:val="0"/>
        </w:rPr>
        <w:t xml:space="preserve">01 — Outside Stimulation and Facilitation</w:t>
      </w:r>
    </w:p>
    <w:p w:rsidR="00000000" w:rsidDel="00000000" w:rsidP="00000000" w:rsidRDefault="00000000" w:rsidRPr="00000000" w14:paraId="0000013E">
      <w:pPr>
        <w:rPr/>
      </w:pPr>
      <w:commentRangeStart w:id="20"/>
      <w:r w:rsidDel="00000000" w:rsidR="00000000" w:rsidRPr="00000000">
        <w:rPr>
          <w:rtl w:val="0"/>
        </w:rPr>
        <w:t xml:space="preserve">Communities that can draw on outside knowledge and support (without ceding control) move further faster.</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rtl w:val="0"/>
        </w:rPr>
        <w:t xml:space="preserve">02 — Shared Community Awareness and Commitment</w:t>
      </w:r>
    </w:p>
    <w:p w:rsidR="00000000" w:rsidDel="00000000" w:rsidP="00000000" w:rsidRDefault="00000000" w:rsidRPr="00000000" w14:paraId="00000140">
      <w:pPr>
        <w:rPr/>
      </w:pPr>
      <w:r w:rsidDel="00000000" w:rsidR="00000000" w:rsidRPr="00000000">
        <w:rPr>
          <w:rtl w:val="0"/>
        </w:rPr>
        <w:t xml:space="preserve">A community's shared understanding of a problem and how to address it, including collective ownership and commitment.</w:t>
      </w:r>
    </w:p>
    <w:p w:rsidR="00000000" w:rsidDel="00000000" w:rsidP="00000000" w:rsidRDefault="00000000" w:rsidRPr="00000000" w14:paraId="00000141">
      <w:pPr>
        <w:pStyle w:val="Heading3"/>
        <w:rPr/>
      </w:pPr>
      <w:r w:rsidDel="00000000" w:rsidR="00000000" w:rsidRPr="00000000">
        <w:rPr>
          <w:rtl w:val="0"/>
        </w:rPr>
        <w:t xml:space="preserve">03 — Harmony Between Community and Ecosystem</w:t>
      </w:r>
    </w:p>
    <w:p w:rsidR="00000000" w:rsidDel="00000000" w:rsidP="00000000" w:rsidRDefault="00000000" w:rsidRPr="00000000" w14:paraId="00000142">
      <w:pPr>
        <w:rPr/>
      </w:pPr>
      <w:r w:rsidDel="00000000" w:rsidR="00000000" w:rsidRPr="00000000">
        <w:rPr>
          <w:rtl w:val="0"/>
        </w:rPr>
        <w:t xml:space="preserve">Restoration efforts must work with both natural systems and community needs, creating mutual benefit that sustains itself.</w:t>
      </w:r>
    </w:p>
    <w:p w:rsidR="00000000" w:rsidDel="00000000" w:rsidP="00000000" w:rsidRDefault="00000000" w:rsidRPr="00000000" w14:paraId="00000143">
      <w:pPr>
        <w:pStyle w:val="Heading3"/>
        <w:rPr/>
      </w:pPr>
      <w:r w:rsidDel="00000000" w:rsidR="00000000" w:rsidRPr="00000000">
        <w:rPr>
          <w:rtl w:val="0"/>
        </w:rPr>
        <w:t xml:space="preserve">04 — Enduring Commitment of Local Leadership</w:t>
      </w:r>
    </w:p>
    <w:p w:rsidR="00000000" w:rsidDel="00000000" w:rsidP="00000000" w:rsidRDefault="00000000" w:rsidRPr="00000000" w14:paraId="00000144">
      <w:pPr>
        <w:rPr/>
      </w:pPr>
      <w:r w:rsidDel="00000000" w:rsidR="00000000" w:rsidRPr="00000000">
        <w:rPr>
          <w:rtl w:val="0"/>
        </w:rPr>
        <w:t xml:space="preserve">Restoration takes years. Communities that succeed have people willing to stay committed through skepticism, setbacks, and slow progress.</w:t>
      </w:r>
    </w:p>
    <w:p w:rsidR="00000000" w:rsidDel="00000000" w:rsidP="00000000" w:rsidRDefault="00000000" w:rsidRPr="00000000" w14:paraId="00000145">
      <w:pPr>
        <w:pStyle w:val="Heading3"/>
        <w:rPr/>
      </w:pPr>
      <w:r w:rsidDel="00000000" w:rsidR="00000000" w:rsidRPr="00000000">
        <w:rPr>
          <w:rtl w:val="0"/>
        </w:rPr>
        <w:t xml:space="preserve">05 — Letting Nature Do the Work</w:t>
      </w:r>
    </w:p>
    <w:p w:rsidR="00000000" w:rsidDel="00000000" w:rsidP="00000000" w:rsidRDefault="00000000" w:rsidRPr="00000000" w14:paraId="00000146">
      <w:pPr>
        <w:rPr/>
      </w:pPr>
      <w:r w:rsidDel="00000000" w:rsidR="00000000" w:rsidRPr="00000000">
        <w:rPr>
          <w:rtl w:val="0"/>
        </w:rPr>
        <w:t xml:space="preserve">Ecosystems know how to recover. The most powerful strategies don't fight nature; they </w:t>
      </w:r>
      <w:commentRangeStart w:id="21"/>
      <w:r w:rsidDel="00000000" w:rsidR="00000000" w:rsidRPr="00000000">
        <w:rPr>
          <w:rtl w:val="0"/>
        </w:rPr>
        <w:t xml:space="preserve">get out of its way</w:t>
      </w:r>
      <w:commentRangeEnd w:id="21"/>
      <w:r w:rsidDel="00000000" w:rsidR="00000000" w:rsidRPr="00000000">
        <w:commentReference w:id="21"/>
      </w:r>
      <w:r w:rsidDel="00000000" w:rsidR="00000000" w:rsidRPr="00000000">
        <w:rPr>
          <w:rtl w:val="0"/>
        </w:rPr>
        <w:t xml:space="preserve">.</w:t>
      </w:r>
    </w:p>
    <w:p w:rsidR="00000000" w:rsidDel="00000000" w:rsidP="00000000" w:rsidRDefault="00000000" w:rsidRPr="00000000" w14:paraId="00000147">
      <w:pPr>
        <w:pStyle w:val="Heading3"/>
        <w:rPr/>
      </w:pPr>
      <w:r w:rsidDel="00000000" w:rsidR="00000000" w:rsidRPr="00000000">
        <w:rPr>
          <w:rtl w:val="0"/>
        </w:rPr>
        <w:t xml:space="preserve">06 — Mobilizing Community Commitment</w:t>
      </w:r>
    </w:p>
    <w:p w:rsidR="00000000" w:rsidDel="00000000" w:rsidP="00000000" w:rsidRDefault="00000000" w:rsidRPr="00000000" w14:paraId="00000148">
      <w:pPr>
        <w:rPr/>
      </w:pPr>
      <w:r w:rsidDel="00000000" w:rsidR="00000000" w:rsidRPr="00000000">
        <w:rPr>
          <w:rtl w:val="0"/>
        </w:rPr>
        <w:t xml:space="preserve">Using powerful symbols and rapid results to build and maintain community engagement.</w:t>
      </w:r>
    </w:p>
    <w:p w:rsidR="00000000" w:rsidDel="00000000" w:rsidP="00000000" w:rsidRDefault="00000000" w:rsidRPr="00000000" w14:paraId="00000149">
      <w:pPr>
        <w:pStyle w:val="Heading3"/>
        <w:rPr/>
      </w:pPr>
      <w:r w:rsidDel="00000000" w:rsidR="00000000" w:rsidRPr="00000000">
        <w:rPr>
          <w:rtl w:val="0"/>
        </w:rPr>
        <w:t xml:space="preserve">07 — Overcoming Social Obstacles</w:t>
      </w:r>
    </w:p>
    <w:p w:rsidR="00000000" w:rsidDel="00000000" w:rsidP="00000000" w:rsidRDefault="00000000" w:rsidRPr="00000000" w14:paraId="0000014A">
      <w:pPr>
        <w:rPr/>
      </w:pPr>
      <w:r w:rsidDel="00000000" w:rsidR="00000000" w:rsidRPr="00000000">
        <w:rPr>
          <w:rtl w:val="0"/>
        </w:rPr>
        <w:t xml:space="preserve">Every restoration faces resistance. Communities that succeed find ways through it with strategy, solidarity, and persistence.</w:t>
      </w:r>
    </w:p>
    <w:p w:rsidR="00000000" w:rsidDel="00000000" w:rsidP="00000000" w:rsidRDefault="00000000" w:rsidRPr="00000000" w14:paraId="0000014B">
      <w:pPr>
        <w:pStyle w:val="Heading3"/>
        <w:rPr/>
      </w:pPr>
      <w:r w:rsidDel="00000000" w:rsidR="00000000" w:rsidRPr="00000000">
        <w:rPr>
          <w:rtl w:val="0"/>
        </w:rPr>
        <w:t xml:space="preserve">08 — Social and Ecological Diversity</w:t>
      </w:r>
    </w:p>
    <w:p w:rsidR="00000000" w:rsidDel="00000000" w:rsidP="00000000" w:rsidRDefault="00000000" w:rsidRPr="00000000" w14:paraId="0000014C">
      <w:pPr>
        <w:rPr/>
      </w:pPr>
      <w:r w:rsidDel="00000000" w:rsidR="00000000" w:rsidRPr="00000000">
        <w:rPr>
          <w:rtl w:val="0"/>
        </w:rPr>
        <w:t xml:space="preserve">Diversity is insurance. Communities and ecosystems with more variety have more options and paths forward when conditions change.</w:t>
      </w:r>
    </w:p>
    <w:p w:rsidR="00000000" w:rsidDel="00000000" w:rsidP="00000000" w:rsidRDefault="00000000" w:rsidRPr="00000000" w14:paraId="0000014D">
      <w:pPr>
        <w:pStyle w:val="Heading3"/>
        <w:rPr/>
      </w:pPr>
      <w:r w:rsidDel="00000000" w:rsidR="00000000" w:rsidRPr="00000000">
        <w:rPr>
          <w:rtl w:val="0"/>
        </w:rPr>
        <w:t xml:space="preserve">09 — Social and Ecological Memory</w:t>
      </w:r>
    </w:p>
    <w:p w:rsidR="00000000" w:rsidDel="00000000" w:rsidP="00000000" w:rsidRDefault="00000000" w:rsidRPr="00000000" w14:paraId="0000014E">
      <w:pPr>
        <w:rPr/>
      </w:pPr>
      <w:r w:rsidDel="00000000" w:rsidR="00000000" w:rsidRPr="00000000">
        <w:rPr>
          <w:rtl w:val="0"/>
        </w:rPr>
        <w:t xml:space="preserve">The past holds blueprints. Communities and ecosystems that can draw on what worked before have a head start.</w:t>
      </w:r>
    </w:p>
    <w:p w:rsidR="00000000" w:rsidDel="00000000" w:rsidP="00000000" w:rsidRDefault="00000000" w:rsidRPr="00000000" w14:paraId="0000014F">
      <w:pPr>
        <w:pStyle w:val="Heading3"/>
        <w:rPr/>
      </w:pPr>
      <w:r w:rsidDel="00000000" w:rsidR="00000000" w:rsidRPr="00000000">
        <w:rPr>
          <w:rtl w:val="0"/>
        </w:rPr>
        <w:t xml:space="preserve">10 — Building Resilience</w:t>
      </w:r>
    </w:p>
    <w:p w:rsidR="00000000" w:rsidDel="00000000" w:rsidP="00000000" w:rsidRDefault="00000000" w:rsidRPr="00000000" w14:paraId="00000150">
      <w:pPr>
        <w:rPr/>
      </w:pPr>
      <w:r w:rsidDel="00000000" w:rsidR="00000000" w:rsidRPr="00000000">
        <w:rPr>
          <w:rtl w:val="0"/>
        </w:rPr>
        <w:t xml:space="preserve">Success doesn't protect itself. Communities that build resilience are prepared for disruptions that will come.</w:t>
      </w:r>
    </w:p>
    <w:p w:rsidR="00000000" w:rsidDel="00000000" w:rsidP="00000000" w:rsidRDefault="00000000" w:rsidRPr="00000000" w14:paraId="00000151">
      <w:pPr>
        <w:shd w:fill="eaf2ff" w:val="clear"/>
        <w:ind w:left="360" w:right="360" w:firstLine="0"/>
        <w:rPr/>
      </w:pPr>
      <w:r w:rsidDel="00000000" w:rsidR="00000000" w:rsidRPr="00000000">
        <w:rPr>
          <w:b w:val="1"/>
          <w:bCs w:val="1"/>
          <w:rtl w:val="0"/>
        </w:rPr>
        <w:t xml:space="preserve">Using Ingredients with Systems Thinking</w:t>
      </w:r>
      <w:r w:rsidDel="00000000" w:rsidR="00000000" w:rsidRPr="00000000">
        <w:rPr>
          <w:rtl w:val="0"/>
        </w:rPr>
      </w:r>
    </w:p>
    <w:p w:rsidR="00000000" w:rsidDel="00000000" w:rsidP="00000000" w:rsidRDefault="00000000" w:rsidRPr="00000000" w14:paraId="00000152">
      <w:pPr>
        <w:shd w:fill="eaf2ff" w:val="clear"/>
        <w:ind w:left="360" w:right="360" w:firstLine="0"/>
        <w:rPr/>
      </w:pPr>
      <w:r w:rsidDel="00000000" w:rsidR="00000000" w:rsidRPr="00000000">
        <w:rPr>
          <w:rtl w:val="0"/>
        </w:rPr>
        <w:t xml:space="preserve">The ingredients work alongside the systems thinking tool, not ahead of it. Once your community has identified candidate interventions in Reverse It, the ingredients help you </w:t>
      </w:r>
      <w:ins w:author="Gerald Marten" w:id="32" w:date="2026-06-01T02:58:49Z">
        <w:r w:rsidDel="00000000" w:rsidR="00000000" w:rsidRPr="00000000">
          <w:rPr>
            <w:rtl w:val="0"/>
          </w:rPr>
          <w:t xml:space="preserve">make </w:t>
        </w:r>
      </w:ins>
      <w:del w:author="Gerald Marten" w:id="32" w:date="2026-06-01T02:58:49Z">
        <w:r w:rsidDel="00000000" w:rsidR="00000000" w:rsidRPr="00000000">
          <w:rPr>
            <w:rtl w:val="0"/>
          </w:rPr>
          <w:delText xml:space="preserve">evaluate </w:delText>
        </w:r>
      </w:del>
      <w:r w:rsidDel="00000000" w:rsidR="00000000" w:rsidRPr="00000000">
        <w:rPr>
          <w:rtl w:val="0"/>
        </w:rPr>
        <w:t xml:space="preserve">th</w:t>
      </w:r>
      <w:ins w:author="Gerald Marten" w:id="33" w:date="2026-06-01T02:59:21Z">
        <w:r w:rsidDel="00000000" w:rsidR="00000000" w:rsidRPr="00000000">
          <w:rPr>
            <w:rtl w:val="0"/>
          </w:rPr>
          <w:t xml:space="preserve">e interventions more effective.</w:t>
        </w:r>
      </w:ins>
      <w:del w:author="Gerald Marten" w:id="34" w:date="2026-06-01T03:01:28Z">
        <w:r w:rsidDel="00000000" w:rsidR="00000000" w:rsidRPr="00000000">
          <w:rPr>
            <w:rtl w:val="0"/>
          </w:rPr>
          <w:delText xml:space="preserve">em</w:delText>
        </w:r>
        <w:r w:rsidDel="00000000" w:rsidR="00000000" w:rsidRPr="00000000">
          <w:rPr>
            <w:rtl w:val="0"/>
          </w:rPr>
          <w:delText xml:space="preserve">: </w:delText>
        </w:r>
      </w:del>
      <w:ins w:author="Gerald Marten" w:id="34" w:date="2026-06-01T03:01:28Z">
        <w:del w:author="Gerald Marten" w:id="34" w:date="2026-06-01T03:01:28Z">
          <w:r w:rsidDel="00000000" w:rsidR="00000000" w:rsidRPr="00000000">
            <w:rPr>
              <w:rtl w:val="0"/>
            </w:rPr>
            <w:delText xml:space="preserve">Candidate interventions canbe assessed by </w:delText>
          </w:r>
        </w:del>
      </w:ins>
      <w:del w:author="Gerald Marten" w:id="34" w:date="2026-06-01T03:01:28Z">
        <w:r w:rsidDel="00000000" w:rsidR="00000000" w:rsidRPr="00000000">
          <w:rPr>
            <w:rtl w:val="0"/>
          </w:rPr>
          <w:delText xml:space="preserve">what's </w:delText>
        </w:r>
      </w:del>
      <w:ins w:author="Gerald Marten" w:id="34" w:date="2026-06-01T03:01:28Z">
        <w:r w:rsidDel="00000000" w:rsidR="00000000" w:rsidRPr="00000000">
          <w:rPr>
            <w:rtl w:val="0"/>
          </w:rPr>
          <w:t xml:space="preserve">   Candidate interventions can be assessed by asking which ingredients for success are </w:t>
        </w:r>
      </w:ins>
      <w:r w:rsidDel="00000000" w:rsidR="00000000" w:rsidRPr="00000000">
        <w:rPr>
          <w:rtl w:val="0"/>
        </w:rPr>
        <w:t xml:space="preserve">already in place that give</w:t>
      </w:r>
      <w:ins w:author="Gerald Marten" w:id="35" w:date="2026-06-01T03:06:00Z">
        <w:r w:rsidDel="00000000" w:rsidR="00000000" w:rsidRPr="00000000">
          <w:rPr>
            <w:rtl w:val="0"/>
          </w:rPr>
          <w:t xml:space="preserve"> the</w:t>
        </w:r>
      </w:ins>
      <w:del w:author="Gerald Marten" w:id="35" w:date="2026-06-01T03:06:00Z">
        <w:r w:rsidDel="00000000" w:rsidR="00000000" w:rsidRPr="00000000">
          <w:rPr>
            <w:rtl w:val="0"/>
          </w:rPr>
          <w:delText xml:space="preserve">s </w:delText>
        </w:r>
      </w:del>
      <w:ins w:author="Gerald Marten" w:id="35" w:date="2026-06-01T03:06:00Z">
        <w:del w:author="Gerald Marten" w:id="35" w:date="2026-06-01T03:06:00Z">
          <w:r w:rsidDel="00000000" w:rsidR="00000000" w:rsidRPr="00000000">
            <w:rPr>
              <w:rtl w:val="0"/>
            </w:rPr>
            <w:delText xml:space="preserve">t</w:delText>
          </w:r>
        </w:del>
      </w:ins>
      <w:del w:author="Gerald Marten" w:id="35" w:date="2026-06-01T03:06:00Z">
        <w:r w:rsidDel="00000000" w:rsidR="00000000" w:rsidRPr="00000000">
          <w:rPr>
            <w:rtl w:val="0"/>
          </w:rPr>
          <w:delText xml:space="preserve">an </w:delText>
        </w:r>
      </w:del>
      <w:r w:rsidDel="00000000" w:rsidR="00000000" w:rsidRPr="00000000">
        <w:rPr>
          <w:rtl w:val="0"/>
        </w:rPr>
        <w:t xml:space="preserve">intervention real traction, and what's missing that could undermine it. Identify candidates first, then use the ingredients to refine your choice.</w:t>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tl w:val="0"/>
        </w:rPr>
        <w:t xml:space="preserve">Ingredient 1: Outside Stimulation and Facilitation</w:t>
      </w:r>
    </w:p>
    <w:p w:rsidR="00000000" w:rsidDel="00000000" w:rsidP="00000000" w:rsidRDefault="00000000" w:rsidRPr="00000000" w14:paraId="00000156">
      <w:pPr>
        <w:rPr/>
      </w:pPr>
      <w:commentRangeStart w:id="22"/>
      <w:r w:rsidDel="00000000" w:rsidR="00000000" w:rsidRPr="00000000">
        <w:rPr>
          <w:rtl w:val="0"/>
        </w:rPr>
        <w:t xml:space="preserve">Communities that can draw on outside knowledge and support (without ceding control) move further faster.</w:t>
      </w:r>
    </w:p>
    <w:p w:rsidR="00000000" w:rsidDel="00000000" w:rsidP="00000000" w:rsidRDefault="00000000" w:rsidRPr="00000000" w14:paraId="00000157">
      <w:pPr>
        <w:rPr/>
      </w:pPr>
      <w:r w:rsidDel="00000000" w:rsidR="00000000" w:rsidRPr="00000000">
        <w:rPr>
          <w:rtl w:val="0"/>
        </w:rPr>
        <w:t xml:space="preserve">Communities facing environmental decline often need access to things they can't generate entirely from within: technical knowledge, demonstrated examples from elsewhere, facilitation skills, connections to legal authority or funding. Outside partners can provide these. But outside support only works when the community stays in control of its own decisions. The most effective outside partners don't arrive with a plan. They arrive with tools, questions, and a commitment to follow the community's lead. The tipping point lever comes from inside the community; outside support is what helps the community reach it on its own terms.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t xml:space="preserve">Recognize It</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community been able to connect with outside partners (NGOs, researchers, government extension workers) who listen before they prescribe? Outside engagement that begins with understanding the community's situation, rather than proposing solutions, is the foundation of effective support.</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outside contact helped the community see connections between its problems and the wider environmental or social system? This kind of understanding builds the community's own analytical capacity, not dependence on outside diagnosis.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community had access to demonstrated examples (other places where similar interventions have worked)? Seeing what's possible elsewhere is often more persuasive than any explanation.</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outside support strengthening the community's own decision-making capacity, or substituting for it? Outside partners who short-circuit community deliberation undermine the very commitment they're trying to build.</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outside support helped the community access resources, legal recognition, or networks it couldn't reach alone? Sometimes the most valuable outside contribution isn't expertise but connection.</w:t>
      </w:r>
    </w:p>
    <w:p w:rsidR="00000000" w:rsidDel="00000000" w:rsidP="00000000" w:rsidRDefault="00000000" w:rsidRPr="00000000" w14:paraId="0000015E">
      <w:pPr>
        <w:pStyle w:val="Heading2"/>
        <w:rPr/>
      </w:pPr>
      <w:r w:rsidDel="00000000" w:rsidR="00000000" w:rsidRPr="00000000">
        <w:rPr>
          <w:rtl w:val="0"/>
        </w:rPr>
        <w:t xml:space="preserve">Amplify It</w:t>
      </w:r>
    </w:p>
    <w:p w:rsidR="00000000" w:rsidDel="00000000" w:rsidP="00000000" w:rsidRDefault="00000000" w:rsidRPr="00000000" w14:paraId="0000015F">
      <w:pPr>
        <w:rPr/>
      </w:pPr>
      <w:r w:rsidDel="00000000" w:rsidR="00000000" w:rsidRPr="00000000">
        <w:rPr>
          <w:rtl w:val="0"/>
        </w:rPr>
        <w:t xml:space="preserve">If outside support is already present, these strategies help the community get more from it.</w:t>
      </w:r>
    </w:p>
    <w:p w:rsidR="00000000" w:rsidDel="00000000" w:rsidP="00000000" w:rsidRDefault="00000000" w:rsidRPr="00000000" w14:paraId="00000160">
      <w:pPr>
        <w:pStyle w:val="Heading3"/>
        <w:rPr/>
      </w:pPr>
      <w:r w:rsidDel="00000000" w:rsidR="00000000" w:rsidRPr="00000000">
        <w:rPr>
          <w:rtl w:val="0"/>
        </w:rPr>
        <w:t xml:space="preserve">Set the terms of engagement clearly</w:t>
      </w:r>
    </w:p>
    <w:p w:rsidR="00000000" w:rsidDel="00000000" w:rsidP="00000000" w:rsidRDefault="00000000" w:rsidRPr="00000000" w14:paraId="00000161">
      <w:pPr>
        <w:rPr/>
      </w:pPr>
      <w:r w:rsidDel="00000000" w:rsidR="00000000" w:rsidRPr="00000000">
        <w:rPr>
          <w:rtl w:val="0"/>
        </w:rPr>
        <w:t xml:space="preserve">Communities that are explicit about what they need from outside partners (and what they don't) get better support. This means naming the community's decision-making process upfront, being clear about what kinds of input are welcome and what kinds aren't, and redirecting outside partners who start to overstep.</w:t>
      </w:r>
    </w:p>
    <w:p w:rsidR="00000000" w:rsidDel="00000000" w:rsidP="00000000" w:rsidRDefault="00000000" w:rsidRPr="00000000" w14:paraId="00000162">
      <w:pPr>
        <w:pStyle w:val="Heading3"/>
        <w:rPr/>
      </w:pPr>
      <w:r w:rsidDel="00000000" w:rsidR="00000000" w:rsidRPr="00000000">
        <w:rPr>
          <w:rtl w:val="0"/>
        </w:rPr>
        <w:t xml:space="preserve">Use site visits and peer exchanges strategically</w:t>
      </w:r>
    </w:p>
    <w:p w:rsidR="00000000" w:rsidDel="00000000" w:rsidP="00000000" w:rsidRDefault="00000000" w:rsidRPr="00000000" w14:paraId="00000163">
      <w:pPr>
        <w:rPr/>
      </w:pPr>
      <w:r w:rsidDel="00000000" w:rsidR="00000000" w:rsidRPr="00000000">
        <w:rPr>
          <w:rtl w:val="0"/>
        </w:rPr>
        <w:t xml:space="preserve">Direct exposure to places where similar interventions have worked is one of the highest-value things outside support can provide. When the Apo Island fishermen visited a working no-fish reserve and saw the results for themselves, they came back as advocates. Peer exchanges are often more credible and more immediately practical than expert-to-community knowledge transfer.</w:t>
      </w:r>
    </w:p>
    <w:p w:rsidR="00000000" w:rsidDel="00000000" w:rsidP="00000000" w:rsidRDefault="00000000" w:rsidRPr="00000000" w14:paraId="00000164">
      <w:pPr>
        <w:pStyle w:val="Heading3"/>
        <w:rPr/>
      </w:pPr>
      <w:r w:rsidDel="00000000" w:rsidR="00000000" w:rsidRPr="00000000">
        <w:rPr>
          <w:rtl w:val="0"/>
        </w:rPr>
        <w:t xml:space="preserve">Demand capacity-building, not just service delivery</w:t>
      </w:r>
    </w:p>
    <w:p w:rsidR="00000000" w:rsidDel="00000000" w:rsidP="00000000" w:rsidRDefault="00000000" w:rsidRPr="00000000" w14:paraId="00000165">
      <w:pPr>
        <w:rPr/>
      </w:pPr>
      <w:r w:rsidDel="00000000" w:rsidR="00000000" w:rsidRPr="00000000">
        <w:rPr>
          <w:rtl w:val="0"/>
        </w:rPr>
        <w:t xml:space="preserve">Outside support that includes skills training, development of local leadership, and strengthening of community institutions builds lasting capacity. Outside support that does things for communities without know-how transfer creates dependency.</w:t>
      </w:r>
    </w:p>
    <w:p w:rsidR="00000000" w:rsidDel="00000000" w:rsidP="00000000" w:rsidRDefault="00000000" w:rsidRPr="00000000" w14:paraId="00000166">
      <w:pPr>
        <w:pStyle w:val="Heading3"/>
        <w:rPr/>
      </w:pPr>
      <w:r w:rsidDel="00000000" w:rsidR="00000000" w:rsidRPr="00000000">
        <w:rPr>
          <w:rtl w:val="0"/>
        </w:rPr>
        <w:t xml:space="preserve">Use outside networks to connect with other communities</w:t>
      </w:r>
    </w:p>
    <w:p w:rsidR="00000000" w:rsidDel="00000000" w:rsidP="00000000" w:rsidRDefault="00000000" w:rsidRPr="00000000" w14:paraId="00000167">
      <w:pPr>
        <w:rPr/>
      </w:pPr>
      <w:r w:rsidDel="00000000" w:rsidR="00000000" w:rsidRPr="00000000">
        <w:rPr>
          <w:rtl w:val="0"/>
        </w:rPr>
        <w:t xml:space="preserve">Outside partners often have access to networks of communities working on similar problems. These connections are valuable not just for technical knowledge but for solidarity, for shared problem-solving, and for the credibility that comes from learning from peers rather than experts.</w:t>
      </w:r>
    </w:p>
    <w:p w:rsidR="00000000" w:rsidDel="00000000" w:rsidP="00000000" w:rsidRDefault="00000000" w:rsidRPr="00000000" w14:paraId="00000168">
      <w:pPr>
        <w:pStyle w:val="Heading3"/>
        <w:rPr/>
      </w:pPr>
      <w:r w:rsidDel="00000000" w:rsidR="00000000" w:rsidRPr="00000000">
        <w:rPr>
          <w:rtl w:val="0"/>
        </w:rPr>
        <w:t xml:space="preserve">Sustain the relationship through difficult phases</w:t>
      </w:r>
    </w:p>
    <w:p w:rsidR="00000000" w:rsidDel="00000000" w:rsidP="00000000" w:rsidRDefault="00000000" w:rsidRPr="00000000" w14:paraId="00000169">
      <w:pPr>
        <w:rPr/>
      </w:pPr>
      <w:r w:rsidDel="00000000" w:rsidR="00000000" w:rsidRPr="00000000">
        <w:rPr>
          <w:rtl w:val="0"/>
        </w:rPr>
        <w:t xml:space="preserve">Outside support is most valuable not just at the beginning, when momentum is high, but during the hard middle: when early results are slow, when obstacles arise, when community energy risks stalling.</w:t>
      </w:r>
    </w:p>
    <w:p w:rsidR="00000000" w:rsidDel="00000000" w:rsidP="00000000" w:rsidRDefault="00000000" w:rsidRPr="00000000" w14:paraId="0000016A">
      <w:pPr>
        <w:pStyle w:val="Heading2"/>
        <w:rPr/>
      </w:pPr>
      <w:r w:rsidDel="00000000" w:rsidR="00000000" w:rsidRPr="00000000">
        <w:rPr>
          <w:rtl w:val="0"/>
        </w:rPr>
        <w:t xml:space="preserve">Build It</w:t>
      </w:r>
    </w:p>
    <w:p w:rsidR="00000000" w:rsidDel="00000000" w:rsidP="00000000" w:rsidRDefault="00000000" w:rsidRPr="00000000" w14:paraId="0000016B">
      <w:pPr>
        <w:rPr/>
      </w:pPr>
      <w:r w:rsidDel="00000000" w:rsidR="00000000" w:rsidRPr="00000000">
        <w:rPr>
          <w:rtl w:val="0"/>
        </w:rPr>
        <w:t xml:space="preserve">If the community lacks access to outside support, these strategies can help establish it.</w:t>
      </w:r>
    </w:p>
    <w:p w:rsidR="00000000" w:rsidDel="00000000" w:rsidP="00000000" w:rsidRDefault="00000000" w:rsidRPr="00000000" w14:paraId="0000016C">
      <w:pPr>
        <w:pStyle w:val="Heading3"/>
        <w:rPr/>
      </w:pPr>
      <w:r w:rsidDel="00000000" w:rsidR="00000000" w:rsidRPr="00000000">
        <w:rPr>
          <w:rtl w:val="0"/>
        </w:rPr>
        <w:t xml:space="preserve">Reach out actively; don't wait</w:t>
      </w:r>
    </w:p>
    <w:p w:rsidR="00000000" w:rsidDel="00000000" w:rsidP="00000000" w:rsidRDefault="00000000" w:rsidRPr="00000000" w14:paraId="0000016D">
      <w:pPr>
        <w:rPr/>
      </w:pPr>
      <w:commentRangeStart w:id="23"/>
      <w:r w:rsidDel="00000000" w:rsidR="00000000" w:rsidRPr="00000000">
        <w:rPr>
          <w:rtl w:val="0"/>
        </w:rPr>
        <w:t xml:space="preserve">Outside support rarely arrives without invitation. </w:t>
      </w:r>
      <w:commentRangeEnd w:id="23"/>
      <w:r w:rsidDel="00000000" w:rsidR="00000000" w:rsidRPr="00000000">
        <w:commentReference w:id="23"/>
      </w:r>
      <w:r w:rsidDel="00000000" w:rsidR="00000000" w:rsidRPr="00000000">
        <w:rPr>
          <w:rtl w:val="0"/>
        </w:rPr>
        <w:t xml:space="preserve">Local leaders, community organizations, or individuals with wider connections can reach out to universities, NGOs, government services, or faith-based organizations. Knowing what the community is looking for makes the search more focused.</w:t>
      </w:r>
    </w:p>
    <w:p w:rsidR="00000000" w:rsidDel="00000000" w:rsidP="00000000" w:rsidRDefault="00000000" w:rsidRPr="00000000" w14:paraId="0000016E">
      <w:pPr>
        <w:pStyle w:val="Heading3"/>
        <w:rPr/>
      </w:pPr>
      <w:r w:rsidDel="00000000" w:rsidR="00000000" w:rsidRPr="00000000">
        <w:rPr>
          <w:rtl w:val="0"/>
        </w:rPr>
        <w:t xml:space="preserve">Start with information-sharing, not intervention</w:t>
      </w:r>
    </w:p>
    <w:p w:rsidR="00000000" w:rsidDel="00000000" w:rsidP="00000000" w:rsidRDefault="00000000" w:rsidRPr="00000000" w14:paraId="0000016F">
      <w:pPr>
        <w:rPr/>
      </w:pPr>
      <w:r w:rsidDel="00000000" w:rsidR="00000000" w:rsidRPr="00000000">
        <w:rPr>
          <w:rtl w:val="0"/>
        </w:rPr>
        <w:t xml:space="preserve">Access to information about how other communities have addressed similar problems can shift what a community believes is achievable, without requiring any outside organization to take a directing role.</w:t>
      </w:r>
    </w:p>
    <w:p w:rsidR="00000000" w:rsidDel="00000000" w:rsidP="00000000" w:rsidRDefault="00000000" w:rsidRPr="00000000" w14:paraId="00000170">
      <w:pPr>
        <w:pStyle w:val="Heading3"/>
        <w:rPr/>
      </w:pPr>
      <w:r w:rsidDel="00000000" w:rsidR="00000000" w:rsidRPr="00000000">
        <w:rPr>
          <w:rtl w:val="0"/>
        </w:rPr>
        <w:t xml:space="preserve">Engage government programs and university partnerships</w:t>
      </w:r>
    </w:p>
    <w:p w:rsidR="00000000" w:rsidDel="00000000" w:rsidP="00000000" w:rsidRDefault="00000000" w:rsidRPr="00000000" w14:paraId="00000171">
      <w:pPr>
        <w:rPr/>
      </w:pPr>
      <w:r w:rsidDel="00000000" w:rsidR="00000000" w:rsidRPr="00000000">
        <w:rPr>
          <w:rtl w:val="0"/>
        </w:rPr>
        <w:t xml:space="preserve">Agricultural extension services, university research programs, and regional development initiatives are often underused sources of outside support.</w:t>
      </w:r>
    </w:p>
    <w:p w:rsidR="00000000" w:rsidDel="00000000" w:rsidP="00000000" w:rsidRDefault="00000000" w:rsidRPr="00000000" w14:paraId="00000172">
      <w:pPr>
        <w:pStyle w:val="Heading3"/>
        <w:rPr/>
      </w:pPr>
      <w:r w:rsidDel="00000000" w:rsidR="00000000" w:rsidRPr="00000000">
        <w:rPr>
          <w:rtl w:val="0"/>
        </w:rPr>
        <w:t xml:space="preserve">Connect with peer communities first</w:t>
      </w:r>
    </w:p>
    <w:p w:rsidR="00000000" w:rsidDel="00000000" w:rsidP="00000000" w:rsidRDefault="00000000" w:rsidRPr="00000000" w14:paraId="00000173">
      <w:pPr>
        <w:rPr/>
      </w:pPr>
      <w:r w:rsidDel="00000000" w:rsidR="00000000" w:rsidRPr="00000000">
        <w:rPr>
          <w:rtl w:val="0"/>
        </w:rPr>
        <w:t xml:space="preserve">A community that has already done what you're trying to do is often the most useful and credible source of outside support. They've navigated the same obstacles, and their success is direct evidence that what you're attempting is achievable.</w:t>
      </w:r>
    </w:p>
    <w:p w:rsidR="00000000" w:rsidDel="00000000" w:rsidP="00000000" w:rsidRDefault="00000000" w:rsidRPr="00000000" w14:paraId="00000174">
      <w:pPr>
        <w:pStyle w:val="Heading2"/>
        <w:rPr/>
      </w:pPr>
      <w:r w:rsidDel="00000000" w:rsidR="00000000" w:rsidRPr="00000000">
        <w:rPr>
          <w:rtl w:val="0"/>
        </w:rPr>
        <w:t xml:space="preserve">Work Around It</w:t>
      </w:r>
    </w:p>
    <w:p w:rsidR="00000000" w:rsidDel="00000000" w:rsidP="00000000" w:rsidRDefault="00000000" w:rsidRPr="00000000" w14:paraId="00000175">
      <w:pPr>
        <w:pStyle w:val="Heading3"/>
        <w:rPr/>
      </w:pPr>
      <w:r w:rsidDel="00000000" w:rsidR="00000000" w:rsidRPr="00000000">
        <w:rPr>
          <w:rtl w:val="0"/>
        </w:rPr>
        <w:t xml:space="preserve">When outside partners push their own agenda rather than following community direction</w:t>
      </w:r>
    </w:p>
    <w:p w:rsidR="00000000" w:rsidDel="00000000" w:rsidP="00000000" w:rsidRDefault="00000000" w:rsidRPr="00000000" w14:paraId="00000176">
      <w:pPr>
        <w:rPr/>
      </w:pPr>
      <w:r w:rsidDel="00000000" w:rsidR="00000000" w:rsidRPr="00000000">
        <w:rPr>
          <w:rtl w:val="0"/>
        </w:rPr>
        <w:t xml:space="preserve">Name it directly and early. If a partner can't adapt to the community's pace and process, it may be better to disengage than to allow their agenda to displace community ownership. The cost of a misaligned outside partner is often higher than the cost of working without one.</w:t>
      </w:r>
    </w:p>
    <w:p w:rsidR="00000000" w:rsidDel="00000000" w:rsidP="00000000" w:rsidRDefault="00000000" w:rsidRPr="00000000" w14:paraId="00000177">
      <w:pPr>
        <w:pStyle w:val="Heading3"/>
        <w:rPr/>
      </w:pPr>
      <w:r w:rsidDel="00000000" w:rsidR="00000000" w:rsidRPr="00000000">
        <w:rPr>
          <w:rtl w:val="0"/>
        </w:rPr>
        <w:t xml:space="preserve">When outside support is unavailable or unreliable</w:t>
      </w:r>
    </w:p>
    <w:p w:rsidR="00000000" w:rsidDel="00000000" w:rsidP="00000000" w:rsidRDefault="00000000" w:rsidRPr="00000000" w14:paraId="00000178">
      <w:pPr>
        <w:rPr/>
      </w:pPr>
      <w:r w:rsidDel="00000000" w:rsidR="00000000" w:rsidRPr="00000000">
        <w:rPr>
          <w:rtl w:val="0"/>
        </w:rPr>
        <w:t xml:space="preserve">Prioritize what the community already knows and can do, drawing on social and ecological memory, while looking for any available outside connection, however modest.</w:t>
      </w:r>
    </w:p>
    <w:p w:rsidR="00000000" w:rsidDel="00000000" w:rsidP="00000000" w:rsidRDefault="00000000" w:rsidRPr="00000000" w14:paraId="00000179">
      <w:pPr>
        <w:pStyle w:val="Heading3"/>
        <w:rPr/>
      </w:pPr>
      <w:r w:rsidDel="00000000" w:rsidR="00000000" w:rsidRPr="00000000">
        <w:rPr>
          <w:rtl w:val="0"/>
        </w:rPr>
        <w:t xml:space="preserve">When past outside interventions have damaged trust</w:t>
      </w:r>
    </w:p>
    <w:p w:rsidR="00000000" w:rsidDel="00000000" w:rsidP="00000000" w:rsidRDefault="00000000" w:rsidRPr="00000000" w14:paraId="0000017A">
      <w:pPr>
        <w:rPr/>
      </w:pPr>
      <w:r w:rsidDel="00000000" w:rsidR="00000000" w:rsidRPr="00000000">
        <w:rPr>
          <w:rtl w:val="0"/>
        </w:rPr>
        <w:t xml:space="preserve">Rebuilding trust requires a different kind of outside presence: slower, more transparent, more honest about limitations, and more willing to follow community direction. Small, concrete actions that deliver on what they promise are more effective than large commitments.</w:t>
      </w:r>
    </w:p>
    <w:p w:rsidR="00000000" w:rsidDel="00000000" w:rsidP="00000000" w:rsidRDefault="00000000" w:rsidRPr="00000000" w14:paraId="0000017B">
      <w:pPr>
        <w:pStyle w:val="Heading3"/>
        <w:rPr/>
      </w:pPr>
      <w:r w:rsidDel="00000000" w:rsidR="00000000" w:rsidRPr="00000000">
        <w:rPr>
          <w:rtl w:val="0"/>
        </w:rPr>
        <w:t xml:space="preserve">See It In Action: Carousel Excerpts</w:t>
      </w:r>
    </w:p>
    <w:p w:rsidR="00000000" w:rsidDel="00000000" w:rsidP="00000000" w:rsidRDefault="00000000" w:rsidRPr="00000000" w14:paraId="0000017C">
      <w:pPr>
        <w:rPr>
          <w:ins w:author="Gerald Marten" w:id="39" w:date="2026-06-04T03:04:01Z"/>
          <w:rPrChange w:author="Gerald Marten" w:id="40" w:date="2026-06-04T03:04:01Z">
            <w:rPr/>
          </w:rPrChange>
        </w:rPr>
      </w:pPr>
      <w:r w:rsidDel="00000000" w:rsidR="00000000" w:rsidRPr="00000000">
        <w:rPr>
          <w:rtl w:val="0"/>
        </w:rPr>
        <w:t xml:space="preserve">Marine Sanctuary — Philippines:</w:t>
      </w:r>
      <w:commentRangeStart w:id="24"/>
      <w:r w:rsidDel="00000000" w:rsidR="00000000" w:rsidRPr="00000000">
        <w:rPr>
          <w:rtl w:val="0"/>
        </w:rPr>
        <w:t xml:space="preserve"> </w:t>
      </w:r>
      <w:del w:author="Gerald Marten" w:id="36" w:date="2026-06-04T02:49:58Z">
        <w:r w:rsidDel="00000000" w:rsidR="00000000" w:rsidRPr="00000000">
          <w:rPr>
            <w:rtl w:val="0"/>
          </w:rPr>
          <w:delText xml:space="preserve">Three years of </w:delText>
        </w:r>
      </w:del>
      <w:commentRangeEnd w:id="24"/>
      <w:r w:rsidDel="00000000" w:rsidR="00000000" w:rsidRPr="00000000">
        <w:commentReference w:id="24"/>
      </w:r>
      <w:r w:rsidDel="00000000" w:rsidR="00000000" w:rsidRPr="00000000">
        <w:rPr>
          <w:rtl w:val="0"/>
        </w:rPr>
        <w:t xml:space="preserve">Dialogue between Apo Islanders and scientists from nearby Silliman University gave the fishing community the understanding it needed of what was happening to their fishery, and what options existed. Marine biologist Angel Alcala took fishermen to visit a working no-fish reserve at another island, where they could see the results directly. Later, a Philippine nonprofit </w:t>
      </w:r>
      <w:ins w:author="Gerald Marten" w:id="37" w:date="2026-06-04T03:06:14Z">
        <w:r w:rsidDel="00000000" w:rsidR="00000000" w:rsidRPr="00000000">
          <w:rPr>
            <w:rtl w:val="0"/>
            <w:rPrChange w:author="Gerald Marten" w:id="38" w:date="2026-06-04T03:06:14Z">
              <w:rPr/>
            </w:rPrChange>
          </w:rPr>
          <w:t xml:space="preserve">organization </w:t>
        </w:r>
      </w:ins>
      <w:r w:rsidDel="00000000" w:rsidR="00000000" w:rsidRPr="00000000">
        <w:rPr>
          <w:rtl w:val="0"/>
        </w:rPr>
        <w:t xml:space="preserve">helped the community secure the legal authority it needed to govern its own fishery. </w:t>
      </w:r>
      <w:ins w:author="Gerald Marten" w:id="39" w:date="2026-06-04T03:04:01Z">
        <w:r w:rsidDel="00000000" w:rsidR="00000000" w:rsidRPr="00000000">
          <w:rPr>
            <w:rtl w:val="0"/>
            <w:rPrChange w:author="Gerald Marten" w:id="40" w:date="2026-06-04T03:04:01Z">
              <w:rPr/>
            </w:rPrChange>
          </w:rPr>
          <w:t xml:space="preserve">After that, a local nonprofit helped Apo Island set up a family planning program so the Island population would not exceed the </w:t>
        </w:r>
        <w:r w:rsidDel="00000000" w:rsidR="00000000" w:rsidRPr="00000000">
          <w:rPr>
            <w:rtl w:val="0"/>
            <w:rPrChange w:author="Gerald Marten" w:id="40" w:date="2026-06-04T03:04:01Z">
              <w:rPr/>
            </w:rPrChange>
          </w:rPr>
          <w:t xml:space="preserve">capacity</w:t>
        </w:r>
        <w:r w:rsidDel="00000000" w:rsidR="00000000" w:rsidRPr="00000000">
          <w:rPr>
            <w:rtl w:val="0"/>
            <w:rPrChange w:author="Gerald Marten" w:id="40" w:date="2026-06-04T03:04:01Z">
              <w:rPr/>
            </w:rPrChange>
          </w:rPr>
          <w:t xml:space="preserve"> of its fishing grounds..</w:t>
        </w:r>
      </w:ins>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Agroforestry — Thailand: Save the Children arrived in Khao Din in the early 1980s not with a plan but with a process: helping villagers retrace the history of what had gone wrong and why, then facilitating their own planning for a solution. Technical assistance for agroforestry and community forest management connected what the community already knew with modern science.</w:t>
      </w:r>
    </w:p>
    <w:p w:rsidR="00000000" w:rsidDel="00000000" w:rsidP="00000000" w:rsidRDefault="00000000" w:rsidRPr="00000000" w14:paraId="0000017F">
      <w:pPr>
        <w:rPr/>
      </w:pPr>
      <w:r w:rsidDel="00000000" w:rsidR="00000000" w:rsidRPr="00000000">
        <w:rPr>
          <w:rtl w:val="0"/>
        </w:rPr>
        <w:t xml:space="preserve">Pesticide Trap — India: SECURE's most important early contribution was access: specifically, a visit to an NPM demonstration farm in a distant village that showed one Punukula farmer what was possible. Outside expertise didn't replace local knowledge or local decision-making; it gave the community tools and connections to act on what they already understood.</w:t>
      </w:r>
    </w:p>
    <w:p w:rsidR="00000000" w:rsidDel="00000000" w:rsidP="00000000" w:rsidRDefault="00000000" w:rsidRPr="00000000" w14:paraId="00000180">
      <w:pPr>
        <w:rPr/>
      </w:pPr>
      <w:r w:rsidDel="00000000" w:rsidR="00000000" w:rsidRPr="00000000">
        <w:rPr>
          <w:rtl w:val="0"/>
        </w:rPr>
        <w:t xml:space="preserve">Rainwater Harvesting — India: Tarun Bharat Sangh arrived in Gopalpura intending to build a health clinic. A village elder redirected them toward water. That moment — an outside organization willing to listen and follow local guidance rather than implement its own agenda — set the pattern for everything that followed.</w:t>
      </w:r>
    </w:p>
    <w:p w:rsidR="00000000" w:rsidDel="00000000" w:rsidP="00000000" w:rsidRDefault="00000000" w:rsidRPr="00000000" w14:paraId="00000181">
      <w:pPr>
        <w:pStyle w:val="Heading3"/>
        <w:rPr/>
      </w:pPr>
      <w:r w:rsidDel="00000000" w:rsidR="00000000" w:rsidRPr="00000000">
        <w:rPr>
          <w:rtl w:val="0"/>
        </w:rPr>
        <w:t xml:space="preserve">Related Ingredients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Shared community awareness and commitment</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and ecological memory</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Enduring commitment of local leadership</w:t>
      </w:r>
    </w:p>
    <w:p w:rsidR="00000000" w:rsidDel="00000000" w:rsidP="00000000" w:rsidRDefault="00000000" w:rsidRPr="00000000" w14:paraId="00000185">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186">
      <w:pPr>
        <w:shd w:fill="eaf2ff" w:val="clear"/>
        <w:ind w:left="360" w:right="360" w:firstLine="0"/>
        <w:rPr/>
      </w:pPr>
      <w:r w:rsidDel="00000000" w:rsidR="00000000" w:rsidRPr="00000000">
        <w:rPr>
          <w:rtl w:val="0"/>
        </w:rPr>
        <w:t xml:space="preserve">Learn about systems thinking and how outside stimulation and facilitation can help communities identify leverage points and build momentum for change.</w:t>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tl w:val="0"/>
        </w:rPr>
        <w:t xml:space="preserve">Ingredient 2: Shared Community Awareness and Commitment</w:t>
      </w:r>
    </w:p>
    <w:p w:rsidR="00000000" w:rsidDel="00000000" w:rsidP="00000000" w:rsidRDefault="00000000" w:rsidRPr="00000000" w14:paraId="0000018A">
      <w:pPr>
        <w:rPr/>
      </w:pPr>
      <w:r w:rsidDel="00000000" w:rsidR="00000000" w:rsidRPr="00000000">
        <w:rPr>
          <w:rtl w:val="0"/>
        </w:rPr>
        <w:t xml:space="preserve">A community's shared understanding of a problem and how to address it is essential for effective action.</w:t>
      </w:r>
    </w:p>
    <w:p w:rsidR="00000000" w:rsidDel="00000000" w:rsidP="00000000" w:rsidRDefault="00000000" w:rsidRPr="00000000" w14:paraId="0000018B">
      <w:pPr>
        <w:rPr/>
      </w:pPr>
      <w:r w:rsidDel="00000000" w:rsidR="00000000" w:rsidRPr="00000000">
        <w:rPr>
          <w:rtl w:val="0"/>
        </w:rPr>
        <w:t xml:space="preserve">A community's shared understanding of a problem and how to address it is essential for effective action, including a common recognition of the issue and its causes, a shared vision of possible solutions, a collective sense of ownership over decisions, and a united commitment to follow through. While outside ideas can inspire action, it is ultimately the community's collective experience, decision-making, </w:t>
      </w:r>
      <w:del w:author="Gerald Marten" w:id="41" w:date="2026-06-02T07:06:46Z">
        <w:r w:rsidDel="00000000" w:rsidR="00000000" w:rsidRPr="00000000">
          <w:rPr>
            <w:rtl w:val="0"/>
          </w:rPr>
          <w:delText xml:space="preserve">manpower, and financial resources </w:delText>
        </w:r>
      </w:del>
      <w:ins w:author="Gerald Marten" w:id="41" w:date="2026-06-02T07:06:46Z">
        <w:r w:rsidDel="00000000" w:rsidR="00000000" w:rsidRPr="00000000">
          <w:rPr>
            <w:rtl w:val="0"/>
          </w:rPr>
          <w:t xml:space="preserve">commitment, and broad-based participation </w:t>
        </w:r>
      </w:ins>
      <w:r w:rsidDel="00000000" w:rsidR="00000000" w:rsidRPr="00000000">
        <w:rPr>
          <w:rtl w:val="0"/>
        </w:rPr>
        <w:t xml:space="preserve">that drive meaningful progress.</w:t>
      </w:r>
    </w:p>
    <w:p w:rsidR="00000000" w:rsidDel="00000000" w:rsidP="00000000" w:rsidRDefault="00000000" w:rsidRPr="00000000" w14:paraId="0000018C">
      <w:pPr>
        <w:pStyle w:val="Heading2"/>
        <w:rPr/>
      </w:pPr>
      <w:r w:rsidDel="00000000" w:rsidR="00000000" w:rsidRPr="00000000">
        <w:rPr>
          <w:rtl w:val="0"/>
        </w:rPr>
        <w:t xml:space="preserve">Recognize It</w:t>
      </w:r>
    </w:p>
    <w:p w:rsidR="00000000" w:rsidDel="00000000" w:rsidP="00000000" w:rsidRDefault="00000000" w:rsidRPr="00000000" w14:paraId="0000018D">
      <w:pPr>
        <w:rPr/>
      </w:pPr>
      <w:r w:rsidDel="00000000" w:rsidR="00000000" w:rsidRPr="00000000">
        <w:rPr>
          <w:rtl w:val="0"/>
        </w:rPr>
        <w:t xml:space="preserve">The checklist below will help you to recognize what facets of shared community awareness and commitment you already have, so that you can amplify what exists, and either build or work around what does not exist.</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 have a formal or informal body for addressing your crisis that involves stakeholders from various parts of the community? Having community members with a range of skills and experience at the decision making table takes advantage of the whole community's knowledge.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your decision makers have a process for choosing actions that all can agree upon and participate in carrying it out? A real sense of collective ownership of decisions is needed for the risks involved in taking action.</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your decision makers have a shared understanding of what the problem is and how it occurred? Choosing a course of action requires a shared vision of the nature and source of the crisis, so that actions are directed at core problems.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your group determined key actions that, if successfully carried out, may be powerful enough to reverse the cycle of decline? Many changes are possible, but not all are powerful enough to set change in motion.</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community committed to the action? Although ideas stimulating action may come from outside, the community needs to move forward with its own decisions, manpower, and financial resources.</w:t>
      </w:r>
    </w:p>
    <w:p w:rsidR="00000000" w:rsidDel="00000000" w:rsidP="00000000" w:rsidRDefault="00000000" w:rsidRPr="00000000" w14:paraId="00000193">
      <w:pPr>
        <w:pStyle w:val="Heading2"/>
        <w:rPr/>
      </w:pPr>
      <w:r w:rsidDel="00000000" w:rsidR="00000000" w:rsidRPr="00000000">
        <w:rPr>
          <w:rtl w:val="0"/>
        </w:rPr>
        <w:t xml:space="preserve">Amplify It</w:t>
      </w:r>
    </w:p>
    <w:p w:rsidR="00000000" w:rsidDel="00000000" w:rsidP="00000000" w:rsidRDefault="00000000" w:rsidRPr="00000000" w14:paraId="00000194">
      <w:pPr>
        <w:rPr/>
      </w:pPr>
      <w:r w:rsidDel="00000000" w:rsidR="00000000" w:rsidRPr="00000000">
        <w:rPr>
          <w:rtl w:val="0"/>
        </w:rPr>
        <w:t xml:space="preserve">If you have elements of shared community awareness and commitment in place, nurture and amplify them; they are central to success.</w:t>
      </w:r>
    </w:p>
    <w:p w:rsidR="00000000" w:rsidDel="00000000" w:rsidP="00000000" w:rsidRDefault="00000000" w:rsidRPr="00000000" w14:paraId="00000195">
      <w:pPr>
        <w:pStyle w:val="Heading3"/>
        <w:rPr/>
      </w:pPr>
      <w:r w:rsidDel="00000000" w:rsidR="00000000" w:rsidRPr="00000000">
        <w:rPr>
          <w:rtl w:val="0"/>
        </w:rPr>
        <w:t xml:space="preserve">Increase the diversity of your stakeholders</w:t>
      </w:r>
    </w:p>
    <w:p w:rsidR="00000000" w:rsidDel="00000000" w:rsidP="00000000" w:rsidRDefault="00000000" w:rsidRPr="00000000" w14:paraId="00000196">
      <w:pPr>
        <w:rPr/>
      </w:pPr>
      <w:r w:rsidDel="00000000" w:rsidR="00000000" w:rsidRPr="00000000">
        <w:rPr>
          <w:rtl w:val="0"/>
        </w:rPr>
        <w:t xml:space="preserve">Having stakeholders from various parts of the community increases the chances of success. It brings a breadth of knowledge, memory, and experience to the table. It also broadens support for decisions that require substantial commitment and sacrifice.</w:t>
      </w:r>
    </w:p>
    <w:p w:rsidR="00000000" w:rsidDel="00000000" w:rsidP="00000000" w:rsidRDefault="00000000" w:rsidRPr="00000000" w14:paraId="00000197">
      <w:pPr>
        <w:pStyle w:val="Heading3"/>
        <w:rPr/>
      </w:pPr>
      <w:r w:rsidDel="00000000" w:rsidR="00000000" w:rsidRPr="00000000">
        <w:rPr>
          <w:rtl w:val="0"/>
        </w:rPr>
        <w:t xml:space="preserve">Arrive at decisions based on consensus</w:t>
      </w:r>
    </w:p>
    <w:p w:rsidR="00000000" w:rsidDel="00000000" w:rsidP="00000000" w:rsidRDefault="00000000" w:rsidRPr="00000000" w14:paraId="00000198">
      <w:pPr>
        <w:rPr/>
      </w:pPr>
      <w:r w:rsidDel="00000000" w:rsidR="00000000" w:rsidRPr="00000000">
        <w:rPr>
          <w:rtl w:val="0"/>
        </w:rPr>
        <w:t xml:space="preserve">Disagreement is normal in community decision-making. Procedures that help find common ground without loss of integrity matter here, as do avenues for those with dissenting opinions to support agreements for shared action. Consensus doesn't require unanimity; it requires that no one is left with objections serious enough to undermine follow-through.</w:t>
      </w:r>
    </w:p>
    <w:p w:rsidR="00000000" w:rsidDel="00000000" w:rsidP="00000000" w:rsidRDefault="00000000" w:rsidRPr="00000000" w14:paraId="00000199">
      <w:pPr>
        <w:pStyle w:val="Heading3"/>
        <w:rPr/>
      </w:pPr>
      <w:r w:rsidDel="00000000" w:rsidR="00000000" w:rsidRPr="00000000">
        <w:rPr>
          <w:rtl w:val="0"/>
        </w:rPr>
        <w:t xml:space="preserve">Map your vicious cycle of decline together</w:t>
      </w:r>
    </w:p>
    <w:p w:rsidR="00000000" w:rsidDel="00000000" w:rsidP="00000000" w:rsidRDefault="00000000" w:rsidRPr="00000000" w14:paraId="0000019A">
      <w:pPr>
        <w:rPr/>
      </w:pPr>
      <w:r w:rsidDel="00000000" w:rsidR="00000000" w:rsidRPr="00000000">
        <w:rPr>
          <w:rtl w:val="0"/>
        </w:rPr>
        <w:t xml:space="preserve">Turning around ecological decline requires a lever with enough force. Doing the mapping process as a group helps the community arrive at a shared understanding of what triggered the crisis, what elements are changeable, and which actions may be forceful enough to reverse the cycle. A shared map is harder to walk away from than an analysis handed down from outside.</w:t>
      </w:r>
    </w:p>
    <w:p w:rsidR="00000000" w:rsidDel="00000000" w:rsidP="00000000" w:rsidRDefault="00000000" w:rsidRPr="00000000" w14:paraId="0000019B">
      <w:pPr>
        <w:pStyle w:val="Heading3"/>
        <w:rPr/>
      </w:pPr>
      <w:r w:rsidDel="00000000" w:rsidR="00000000" w:rsidRPr="00000000">
        <w:rPr>
          <w:rtl w:val="0"/>
        </w:rPr>
        <w:t xml:space="preserve">Have all decision makers contribute manpower, financial support, or other resources</w:t>
      </w:r>
    </w:p>
    <w:p w:rsidR="00000000" w:rsidDel="00000000" w:rsidP="00000000" w:rsidRDefault="00000000" w:rsidRPr="00000000" w14:paraId="0000019C">
      <w:pPr>
        <w:rPr/>
      </w:pPr>
      <w:r w:rsidDel="00000000" w:rsidR="00000000" w:rsidRPr="00000000">
        <w:rPr>
          <w:rtl w:val="0"/>
        </w:rPr>
        <w:t xml:space="preserve">Direct participation in carrying out decisions strengthens engagement while providing the funds and labor needed to succeed. Some community members will face greater sacrifice than others; developing ways to support those taking the greatest risks makes it possible for them to follow through.</w:t>
      </w:r>
    </w:p>
    <w:p w:rsidR="00000000" w:rsidDel="00000000" w:rsidP="00000000" w:rsidRDefault="00000000" w:rsidRPr="00000000" w14:paraId="0000019D">
      <w:pPr>
        <w:pStyle w:val="Heading3"/>
        <w:rPr/>
      </w:pPr>
      <w:r w:rsidDel="00000000" w:rsidR="00000000" w:rsidRPr="00000000">
        <w:rPr>
          <w:rtl w:val="0"/>
        </w:rPr>
        <w:t xml:space="preserve">Build in flexibility</w:t>
      </w:r>
    </w:p>
    <w:p w:rsidR="00000000" w:rsidDel="00000000" w:rsidP="00000000" w:rsidRDefault="00000000" w:rsidRPr="00000000" w14:paraId="0000019E">
      <w:pPr>
        <w:rPr/>
      </w:pPr>
      <w:r w:rsidDel="00000000" w:rsidR="00000000" w:rsidRPr="00000000">
        <w:rPr>
          <w:rtl w:val="0"/>
        </w:rPr>
        <w:t xml:space="preserve">A course of action will need modification as results come in, as resource requirements become clearer, or as new obstacles emerge. Agreed-upon benchmarks and procedures for reevaluating and modifying shared decisions build flexibility into action plans.</w:t>
      </w:r>
    </w:p>
    <w:p w:rsidR="00000000" w:rsidDel="00000000" w:rsidP="00000000" w:rsidRDefault="00000000" w:rsidRPr="00000000" w14:paraId="0000019F">
      <w:pPr>
        <w:pStyle w:val="Heading2"/>
        <w:rPr/>
      </w:pPr>
      <w:r w:rsidDel="00000000" w:rsidR="00000000" w:rsidRPr="00000000">
        <w:rPr>
          <w:rtl w:val="0"/>
        </w:rPr>
        <w:t xml:space="preserve">Build It</w:t>
      </w:r>
    </w:p>
    <w:p w:rsidR="00000000" w:rsidDel="00000000" w:rsidP="00000000" w:rsidRDefault="00000000" w:rsidRPr="00000000" w14:paraId="000001A0">
      <w:pPr>
        <w:rPr/>
      </w:pPr>
      <w:r w:rsidDel="00000000" w:rsidR="00000000" w:rsidRPr="00000000">
        <w:rPr>
          <w:rtl w:val="0"/>
        </w:rPr>
        <w:t xml:space="preserve">Shared community awareness and commitment is essential for turning around ecological decline. If you don't yet have it, these strategies help build the elements most likely to matter.</w:t>
      </w:r>
    </w:p>
    <w:p w:rsidR="00000000" w:rsidDel="00000000" w:rsidP="00000000" w:rsidRDefault="00000000" w:rsidRPr="00000000" w14:paraId="000001A1">
      <w:pPr>
        <w:pStyle w:val="Heading3"/>
        <w:rPr/>
      </w:pPr>
      <w:r w:rsidDel="00000000" w:rsidR="00000000" w:rsidRPr="00000000">
        <w:rPr>
          <w:rtl w:val="0"/>
        </w:rPr>
        <w:t xml:space="preserve">Interview community members who have specialized knowledge about the crisis</w:t>
      </w:r>
    </w:p>
    <w:p w:rsidR="00000000" w:rsidDel="00000000" w:rsidP="00000000" w:rsidRDefault="00000000" w:rsidRPr="00000000" w14:paraId="000001A2">
      <w:pPr>
        <w:rPr/>
      </w:pPr>
      <w:r w:rsidDel="00000000" w:rsidR="00000000" w:rsidRPr="00000000">
        <w:rPr>
          <w:rtl w:val="0"/>
        </w:rPr>
        <w:t xml:space="preserve">There are community members whose experience is essential to understanding the problem: scientists, educators, elders, those working the land. Reaching out to pool that experience creates a foundation for mapping problems and solutions.</w:t>
      </w:r>
    </w:p>
    <w:p w:rsidR="00000000" w:rsidDel="00000000" w:rsidP="00000000" w:rsidRDefault="00000000" w:rsidRPr="00000000" w14:paraId="000001A3">
      <w:pPr>
        <w:pStyle w:val="Heading3"/>
        <w:rPr/>
      </w:pPr>
      <w:r w:rsidDel="00000000" w:rsidR="00000000" w:rsidRPr="00000000">
        <w:rPr>
          <w:rtl w:val="0"/>
        </w:rPr>
        <w:t xml:space="preserve">Assemble a group to map your vicious cycle of decline</w:t>
      </w:r>
    </w:p>
    <w:p w:rsidR="00000000" w:rsidDel="00000000" w:rsidP="00000000" w:rsidRDefault="00000000" w:rsidRPr="00000000" w14:paraId="000001A4">
      <w:pPr>
        <w:rPr/>
      </w:pPr>
      <w:r w:rsidDel="00000000" w:rsidR="00000000" w:rsidRPr="00000000">
        <w:rPr>
          <w:rtl w:val="0"/>
        </w:rPr>
        <w:t xml:space="preserve">The ETP systems thinking process uses knowledge pooled from the community to identify what triggered decline, what elements in the vicious cycle are changeable, and which may be forceful enough levers to reverse it.</w:t>
      </w:r>
    </w:p>
    <w:p w:rsidR="00000000" w:rsidDel="00000000" w:rsidP="00000000" w:rsidRDefault="00000000" w:rsidRPr="00000000" w14:paraId="000001A5">
      <w:pPr>
        <w:pStyle w:val="Heading3"/>
        <w:rPr/>
      </w:pPr>
      <w:r w:rsidDel="00000000" w:rsidR="00000000" w:rsidRPr="00000000">
        <w:rPr>
          <w:rtl w:val="0"/>
        </w:rPr>
        <w:t xml:space="preserve">Start with whoever is already committed, however few</w:t>
      </w:r>
    </w:p>
    <w:p w:rsidR="00000000" w:rsidDel="00000000" w:rsidP="00000000" w:rsidRDefault="00000000" w:rsidRPr="00000000" w14:paraId="000001A6">
      <w:pPr>
        <w:rPr/>
      </w:pPr>
      <w:r w:rsidDel="00000000" w:rsidR="00000000" w:rsidRPr="00000000">
        <w:rPr>
          <w:rtl w:val="0"/>
        </w:rPr>
        <w:t xml:space="preserve">In most communities, some people are more frustrated with the status quo or more willing to act than others. Starting there, supporting early efforts and building visible results, creates the proof of concept that draws others in.</w:t>
      </w:r>
    </w:p>
    <w:p w:rsidR="00000000" w:rsidDel="00000000" w:rsidP="00000000" w:rsidRDefault="00000000" w:rsidRPr="00000000" w14:paraId="000001A7">
      <w:pPr>
        <w:pStyle w:val="Heading3"/>
        <w:rPr/>
      </w:pPr>
      <w:r w:rsidDel="00000000" w:rsidR="00000000" w:rsidRPr="00000000">
        <w:rPr>
          <w:rtl w:val="0"/>
        </w:rPr>
        <w:t xml:space="preserve">Use early wins to build shared ownership</w:t>
      </w:r>
    </w:p>
    <w:p w:rsidR="00000000" w:rsidDel="00000000" w:rsidP="00000000" w:rsidRDefault="00000000" w:rsidRPr="00000000" w14:paraId="000001A8">
      <w:pPr>
        <w:rPr/>
      </w:pPr>
      <w:r w:rsidDel="00000000" w:rsidR="00000000" w:rsidRPr="00000000">
        <w:rPr>
          <w:rtl w:val="0"/>
        </w:rPr>
        <w:t xml:space="preserve">When initial actions produce visible results, make sure the community sees them together. Shared witness of improvement builds a collective narrative of "we did this" that is far more motivating than any explanation.</w:t>
      </w:r>
    </w:p>
    <w:p w:rsidR="00000000" w:rsidDel="00000000" w:rsidP="00000000" w:rsidRDefault="00000000" w:rsidRPr="00000000" w14:paraId="000001A9">
      <w:pPr>
        <w:pStyle w:val="Heading2"/>
        <w:rPr/>
      </w:pPr>
      <w:r w:rsidDel="00000000" w:rsidR="00000000" w:rsidRPr="00000000">
        <w:rPr>
          <w:rtl w:val="0"/>
        </w:rPr>
        <w:t xml:space="preserve">Work Around It</w:t>
      </w:r>
    </w:p>
    <w:p w:rsidR="00000000" w:rsidDel="00000000" w:rsidP="00000000" w:rsidRDefault="00000000" w:rsidRPr="00000000" w14:paraId="000001AA">
      <w:pPr>
        <w:rPr/>
      </w:pPr>
      <w:r w:rsidDel="00000000" w:rsidR="00000000" w:rsidRPr="00000000">
        <w:rPr>
          <w:rtl w:val="0"/>
        </w:rPr>
        <w:t xml:space="preserve">Shared community awareness and commitment is essential for reversing ecological decline and hard to work around when absent. When full community commitment isn't achievable, these strategies help move forward without it.</w:t>
      </w:r>
    </w:p>
    <w:p w:rsidR="00000000" w:rsidDel="00000000" w:rsidP="00000000" w:rsidRDefault="00000000" w:rsidRPr="00000000" w14:paraId="000001AB">
      <w:pPr>
        <w:pStyle w:val="Heading3"/>
        <w:rPr/>
      </w:pPr>
      <w:r w:rsidDel="00000000" w:rsidR="00000000" w:rsidRPr="00000000">
        <w:rPr>
          <w:rtl w:val="0"/>
        </w:rPr>
        <w:t xml:space="preserve">Focus on the action forceful enough to turn things around</w:t>
      </w:r>
    </w:p>
    <w:p w:rsidR="00000000" w:rsidDel="00000000" w:rsidP="00000000" w:rsidRDefault="00000000" w:rsidRPr="00000000" w14:paraId="000001AC">
      <w:pPr>
        <w:rPr/>
      </w:pPr>
      <w:r w:rsidDel="00000000" w:rsidR="00000000" w:rsidRPr="00000000">
        <w:rPr>
          <w:rtl w:val="0"/>
        </w:rPr>
        <w:t xml:space="preserve">When broad consensus isn't possible, concentrate collaboration on the single action most likely to reverse the vicious cycle rather than trying to build agreement across the full scope of the problem.</w:t>
      </w:r>
    </w:p>
    <w:p w:rsidR="00000000" w:rsidDel="00000000" w:rsidP="00000000" w:rsidRDefault="00000000" w:rsidRPr="00000000" w14:paraId="000001AD">
      <w:pPr>
        <w:pStyle w:val="Heading3"/>
        <w:rPr/>
      </w:pPr>
      <w:r w:rsidDel="00000000" w:rsidR="00000000" w:rsidRPr="00000000">
        <w:rPr>
          <w:rtl w:val="0"/>
        </w:rPr>
        <w:t xml:space="preserve">Set differences aside around shared material interest</w:t>
      </w:r>
    </w:p>
    <w:p w:rsidR="00000000" w:rsidDel="00000000" w:rsidP="00000000" w:rsidRDefault="00000000" w:rsidRPr="00000000" w14:paraId="000001AE">
      <w:pPr>
        <w:rPr/>
      </w:pPr>
      <w:r w:rsidDel="00000000" w:rsidR="00000000" w:rsidRPr="00000000">
        <w:rPr>
          <w:rtl w:val="0"/>
        </w:rPr>
        <w:t xml:space="preserve">When ideology or values block progress, refocus the group on the material conditions everyone shares: the fishery that feeds all families, the water supply that all households depend on. Shared stakes in a concrete resource often create more durable cooperation than shared values.</w:t>
      </w:r>
    </w:p>
    <w:p w:rsidR="00000000" w:rsidDel="00000000" w:rsidP="00000000" w:rsidRDefault="00000000" w:rsidRPr="00000000" w14:paraId="000001AF">
      <w:pPr>
        <w:pStyle w:val="Heading3"/>
        <w:rPr/>
      </w:pPr>
      <w:r w:rsidDel="00000000" w:rsidR="00000000" w:rsidRPr="00000000">
        <w:rPr>
          <w:rtl w:val="0"/>
        </w:rPr>
        <w:t xml:space="preserve">Work with willing community members and document results</w:t>
      </w:r>
    </w:p>
    <w:p w:rsidR="00000000" w:rsidDel="00000000" w:rsidP="00000000" w:rsidRDefault="00000000" w:rsidRPr="00000000" w14:paraId="000001B0">
      <w:pPr>
        <w:rPr/>
      </w:pPr>
      <w:r w:rsidDel="00000000" w:rsidR="00000000" w:rsidRPr="00000000">
        <w:rPr>
          <w:rtl w:val="0"/>
        </w:rPr>
        <w:t xml:space="preserve">If some community members won't participate, start with those who will. Careful documentation of what the smaller group achieves builds the case that draws in those who were initially unwilling.</w:t>
      </w:r>
    </w:p>
    <w:p w:rsidR="00000000" w:rsidDel="00000000" w:rsidP="00000000" w:rsidRDefault="00000000" w:rsidRPr="00000000" w14:paraId="000001B1">
      <w:pPr>
        <w:pStyle w:val="Heading3"/>
        <w:rPr/>
      </w:pPr>
      <w:r w:rsidDel="00000000" w:rsidR="00000000" w:rsidRPr="00000000">
        <w:rPr>
          <w:rtl w:val="0"/>
        </w:rPr>
        <w:t xml:space="preserve">Acknowledge the limits honestly</w:t>
      </w:r>
    </w:p>
    <w:p w:rsidR="00000000" w:rsidDel="00000000" w:rsidP="00000000" w:rsidRDefault="00000000" w:rsidRPr="00000000" w14:paraId="000001B2">
      <w:pPr>
        <w:rPr/>
      </w:pPr>
      <w:r w:rsidDel="00000000" w:rsidR="00000000" w:rsidRPr="00000000">
        <w:rPr>
          <w:rtl w:val="0"/>
        </w:rPr>
        <w:t xml:space="preserve">If commitment is thin, avoid overpromising. Communities that understand why commitment matters, and what its absence means for the odds of success, can make better decisions about whether and how to proceed.</w:t>
      </w:r>
    </w:p>
    <w:p w:rsidR="00000000" w:rsidDel="00000000" w:rsidP="00000000" w:rsidRDefault="00000000" w:rsidRPr="00000000" w14:paraId="000001B3">
      <w:pPr>
        <w:pStyle w:val="Heading3"/>
        <w:rPr/>
      </w:pPr>
      <w:r w:rsidDel="00000000" w:rsidR="00000000" w:rsidRPr="00000000">
        <w:rPr>
          <w:rtl w:val="0"/>
        </w:rPr>
        <w:t xml:space="preserve">See It In Action: Carousel Excerpts</w:t>
      </w:r>
    </w:p>
    <w:p w:rsidR="00000000" w:rsidDel="00000000" w:rsidP="00000000" w:rsidRDefault="00000000" w:rsidRPr="00000000" w14:paraId="000001B4">
      <w:pPr>
        <w:rPr/>
      </w:pPr>
      <w:r w:rsidDel="00000000" w:rsidR="00000000" w:rsidRPr="00000000">
        <w:rPr>
          <w:rtl w:val="0"/>
        </w:rPr>
        <w:t xml:space="preserve">Marine Sanctuary — Philippines: Apo Islanders reversed the collapse of their coral reef and fisheries by creating a marine sanctuary on 10% of their fishing grounds and establishing community management across the entire area. Drawing on traditional decision-making practices, representatives from all island families assembled to discuss the crisis until reaching consensus, even if it took days.</w:t>
      </w:r>
    </w:p>
    <w:p w:rsidR="00000000" w:rsidDel="00000000" w:rsidP="00000000" w:rsidRDefault="00000000" w:rsidRPr="00000000" w14:paraId="000001B5">
      <w:pPr>
        <w:rPr/>
      </w:pPr>
      <w:r w:rsidDel="00000000" w:rsidR="00000000" w:rsidRPr="00000000">
        <w:rPr>
          <w:rtl w:val="0"/>
        </w:rPr>
        <w:t xml:space="preserve">Agroforestry — Thailand: Khao Din villagers transformed their failing monoculture farms into thriving agroforestry systems through collective awareness of the crisis and shared commitment to change. Community discussions led to consensus on adopting integrated farming methods, with families supporting each other through the transition period.</w:t>
      </w:r>
    </w:p>
    <w:p w:rsidR="00000000" w:rsidDel="00000000" w:rsidP="00000000" w:rsidRDefault="00000000" w:rsidRPr="00000000" w14:paraId="000001B6">
      <w:pPr>
        <w:rPr/>
      </w:pPr>
      <w:r w:rsidDel="00000000" w:rsidR="00000000" w:rsidRPr="00000000">
        <w:rPr>
          <w:rtl w:val="0"/>
        </w:rPr>
        <w:t xml:space="preserve">Pesticide Trap — India: Punukula farmers collectively recognized the destructive cycle of pesticide dependency and committed together to adopt Non-Pesticide Management. The village council's unified decision and community-wide commitment made the transition possible, with shared knowledge and mutual support enabling success.</w:t>
      </w:r>
    </w:p>
    <w:p w:rsidR="00000000" w:rsidDel="00000000" w:rsidP="00000000" w:rsidRDefault="00000000" w:rsidRPr="00000000" w14:paraId="000001B7">
      <w:pPr>
        <w:rPr/>
      </w:pPr>
      <w:r w:rsidDel="00000000" w:rsidR="00000000" w:rsidRPr="00000000">
        <w:rPr>
          <w:rtl w:val="0"/>
        </w:rPr>
        <w:t xml:space="preserve">Rainwater Harvesting — India: Gopalpura villagers developed shared awareness of their water crisis and committed collectively to restoring traditional johads through the revived Gram Sabha councils. Community-wide participation in construction and maintenance, guided by collective decision-making, enabled the transformation of their watershed.</w:t>
      </w:r>
    </w:p>
    <w:p w:rsidR="00000000" w:rsidDel="00000000" w:rsidP="00000000" w:rsidRDefault="00000000" w:rsidRPr="00000000" w14:paraId="000001B8">
      <w:pPr>
        <w:pStyle w:val="Heading3"/>
        <w:rPr/>
      </w:pPr>
      <w:r w:rsidDel="00000000" w:rsidR="00000000" w:rsidRPr="00000000">
        <w:rPr>
          <w:rtl w:val="0"/>
        </w:rPr>
        <w:t xml:space="preserve">Related Ingredients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Outside stimulation and facilitation</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Enduring commitment of local leadership</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Overcoming social obstacles</w:t>
      </w:r>
    </w:p>
    <w:p w:rsidR="00000000" w:rsidDel="00000000" w:rsidP="00000000" w:rsidRDefault="00000000" w:rsidRPr="00000000" w14:paraId="000001BC">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1BD">
      <w:pPr>
        <w:shd w:fill="eaf2ff" w:val="clear"/>
        <w:ind w:left="360" w:right="360" w:firstLine="0"/>
        <w:rPr/>
      </w:pPr>
      <w:r w:rsidDel="00000000" w:rsidR="00000000" w:rsidRPr="00000000">
        <w:rPr>
          <w:rtl w:val="0"/>
        </w:rPr>
        <w:t xml:space="preserve">Learn about Positive Tipping Points and how shared community awareness and commitment enables communities to reverse vicious cycles and create lasting change.</w:t>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1C0">
      <w:pPr>
        <w:pStyle w:val="Heading1"/>
        <w:rPr/>
      </w:pPr>
      <w:r w:rsidDel="00000000" w:rsidR="00000000" w:rsidRPr="00000000">
        <w:rPr>
          <w:rtl w:val="0"/>
        </w:rPr>
        <w:t xml:space="preserve">Ingredient 3: Shared Community Resolve</w:t>
      </w:r>
    </w:p>
    <w:p w:rsidR="00000000" w:rsidDel="00000000" w:rsidP="00000000" w:rsidRDefault="00000000" w:rsidRPr="00000000" w14:paraId="000001C1">
      <w:pPr>
        <w:rPr/>
      </w:pPr>
      <w:commentRangeStart w:id="25"/>
      <w:r w:rsidDel="00000000" w:rsidR="00000000" w:rsidRPr="00000000">
        <w:rPr>
          <w:rtl w:val="0"/>
        </w:rPr>
        <w:t xml:space="preserve">Note: This page appears to be an earlier draft of Shared Community Awareness and Commitment. Some sections contain placeholder text rather than developed content. It is included here as a distinct page in the navigation.</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 community's shared understanding of a problem and how to address it is essential for effective action, including collective ownership and united commitment to follow through.</w:t>
      </w:r>
    </w:p>
    <w:p w:rsidR="00000000" w:rsidDel="00000000" w:rsidP="00000000" w:rsidRDefault="00000000" w:rsidRPr="00000000" w14:paraId="000001C3">
      <w:pPr>
        <w:pStyle w:val="Heading2"/>
        <w:rPr/>
      </w:pPr>
      <w:r w:rsidDel="00000000" w:rsidR="00000000" w:rsidRPr="00000000">
        <w:rPr>
          <w:rtl w:val="0"/>
        </w:rPr>
        <w:t xml:space="preserve">What Is Shared Community Resolve?</w:t>
      </w:r>
    </w:p>
    <w:p w:rsidR="00000000" w:rsidDel="00000000" w:rsidP="00000000" w:rsidRDefault="00000000" w:rsidRPr="00000000" w14:paraId="000001C4">
      <w:pPr>
        <w:rPr/>
      </w:pPr>
      <w:r w:rsidDel="00000000" w:rsidR="00000000" w:rsidRPr="00000000">
        <w:rPr>
          <w:rtl w:val="0"/>
        </w:rPr>
        <w:t xml:space="preserve">A community's shared understanding of a problem and how to address it is essential for effective action, including a common recognition of the issue and its causes, a shared vision of possible solutions, a collective sense of ownership over decisions, and a united commitment to follow through.</w:t>
      </w:r>
    </w:p>
    <w:p w:rsidR="00000000" w:rsidDel="00000000" w:rsidP="00000000" w:rsidRDefault="00000000" w:rsidRPr="00000000" w14:paraId="000001C5">
      <w:pPr>
        <w:rPr/>
      </w:pPr>
      <w:r w:rsidDel="00000000" w:rsidR="00000000" w:rsidRPr="00000000">
        <w:rPr>
          <w:rtl w:val="0"/>
        </w:rPr>
        <w:t xml:space="preserve">While outside ideas can inspire action, it is ultimately the community's collective experience, decision-making, manpower, and financial resources that drive meaningful progress.</w:t>
      </w:r>
    </w:p>
    <w:p w:rsidR="00000000" w:rsidDel="00000000" w:rsidP="00000000" w:rsidRDefault="00000000" w:rsidRPr="00000000" w14:paraId="000001C6">
      <w:pPr>
        <w:pStyle w:val="Heading2"/>
        <w:rPr/>
      </w:pPr>
      <w:r w:rsidDel="00000000" w:rsidR="00000000" w:rsidRPr="00000000">
        <w:rPr>
          <w:rtl w:val="0"/>
        </w:rPr>
        <w:t xml:space="preserve">How to Recognize It</w:t>
      </w:r>
    </w:p>
    <w:p w:rsidR="00000000" w:rsidDel="00000000" w:rsidP="00000000" w:rsidRDefault="00000000" w:rsidRPr="00000000" w14:paraId="000001C7">
      <w:pPr>
        <w:rPr/>
      </w:pPr>
      <w:r w:rsidDel="00000000" w:rsidR="00000000" w:rsidRPr="00000000">
        <w:rPr>
          <w:rtl w:val="0"/>
        </w:rPr>
        <w:t xml:space="preserve">You may already have community resolve. This is how to recognize if you do, so that you can amplify what exists, and either build or work around what does not exist.</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 have a formal or informal body that makes shared decisions to address your crisis?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your decision makers include stakeholders from all affected communities?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all decision makers need to come to agreement about actions?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your decision makers mapped histories of the development of your crisis?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your decision makers agreed on what event triggered the vicious cycle of decline?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your decision makers made a list of all elements of your vicious cycle that are changeable through changed actions?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your decision makers determined one key change that, if successfully carried out, may be powerful enough to reverse the cycle of decline?</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all decision makers need to participate in carrying out the agreement?</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all decision makers need to provide time, labor or resources to carry out the agreement?</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your agreements include time markers for carrying out actions and measuring success?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your community developed protocols to support those members taking the greatest risks to their livelihood in order to carry out the decision?</w:t>
      </w:r>
    </w:p>
    <w:p w:rsidR="00000000" w:rsidDel="00000000" w:rsidP="00000000" w:rsidRDefault="00000000" w:rsidRPr="00000000" w14:paraId="000001D3">
      <w:pPr>
        <w:pStyle w:val="Heading2"/>
        <w:rPr/>
      </w:pPr>
      <w:r w:rsidDel="00000000" w:rsidR="00000000" w:rsidRPr="00000000">
        <w:rPr>
          <w:rtl w:val="0"/>
        </w:rPr>
        <w:t xml:space="preserve">If You Have It: Amplify It</w:t>
      </w:r>
    </w:p>
    <w:p w:rsidR="00000000" w:rsidDel="00000000" w:rsidP="00000000" w:rsidRDefault="00000000" w:rsidRPr="00000000" w14:paraId="000001D4">
      <w:pPr>
        <w:rPr/>
      </w:pPr>
      <w:r w:rsidDel="00000000" w:rsidR="00000000" w:rsidRPr="00000000">
        <w:rPr>
          <w:i w:val="1"/>
          <w:iCs w:val="1"/>
          <w:rtl w:val="0"/>
        </w:rPr>
        <w:t xml:space="preserve">[placeholder — not yet written]</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Partial content from the page: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your decision making body have protocol for reevaluating decisions? (Why it is important and strategies used to be inclusive of dissent.)</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enable those with dissenting opinions to support agreements? (Why it is important and strategies used to be inclusive of dissent.)</w:t>
      </w:r>
    </w:p>
    <w:p w:rsidR="00000000" w:rsidDel="00000000" w:rsidP="00000000" w:rsidRDefault="00000000" w:rsidRPr="00000000" w14:paraId="000001D8">
      <w:pPr>
        <w:pStyle w:val="Heading2"/>
        <w:rPr/>
      </w:pPr>
      <w:r w:rsidDel="00000000" w:rsidR="00000000" w:rsidRPr="00000000">
        <w:rPr>
          <w:rtl w:val="0"/>
        </w:rPr>
        <w:t xml:space="preserve">If You Don't, Try to Build It</w:t>
      </w:r>
    </w:p>
    <w:p w:rsidR="00000000" w:rsidDel="00000000" w:rsidP="00000000" w:rsidRDefault="00000000" w:rsidRPr="00000000" w14:paraId="000001D9">
      <w:pPr>
        <w:rPr/>
      </w:pPr>
      <w:r w:rsidDel="00000000" w:rsidR="00000000" w:rsidRPr="00000000">
        <w:rPr>
          <w:i w:val="1"/>
          <w:iCs w:val="1"/>
          <w:rtl w:val="0"/>
        </w:rPr>
        <w:t xml:space="preserve">[placeholder — not yet written]</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Partial content from the page:</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enable those with dissenting opinions to support agreements?</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map a history of the development of your crisis?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to include all stakeholders in providing manpower or financial resources?</w:t>
      </w:r>
    </w:p>
    <w:p w:rsidR="00000000" w:rsidDel="00000000" w:rsidP="00000000" w:rsidRDefault="00000000" w:rsidRPr="00000000" w14:paraId="000001DE">
      <w:pPr>
        <w:pStyle w:val="Heading2"/>
        <w:rPr/>
      </w:pPr>
      <w:r w:rsidDel="00000000" w:rsidR="00000000" w:rsidRPr="00000000">
        <w:rPr>
          <w:rtl w:val="0"/>
        </w:rPr>
        <w:t xml:space="preserve">Otherwise: Work Around It</w:t>
      </w:r>
    </w:p>
    <w:p w:rsidR="00000000" w:rsidDel="00000000" w:rsidP="00000000" w:rsidRDefault="00000000" w:rsidRPr="00000000" w14:paraId="000001DF">
      <w:pPr>
        <w:rPr/>
      </w:pPr>
      <w:r w:rsidDel="00000000" w:rsidR="00000000" w:rsidRPr="00000000">
        <w:rPr>
          <w:i w:val="1"/>
          <w:iCs w:val="1"/>
          <w:rtl w:val="0"/>
        </w:rPr>
        <w:t xml:space="preserve">[placeholder — not yet written]</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Partial content from the page:</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you unable to include all stakeholders in decision making for change? Here are strategies to widen the pool of stakeholders.</w:t>
      </w:r>
    </w:p>
    <w:p w:rsidR="00000000" w:rsidDel="00000000" w:rsidP="00000000" w:rsidRDefault="00000000" w:rsidRPr="00000000" w14:paraId="000001E2">
      <w:pPr>
        <w:shd w:fill="f2f3f4" w:val="clear"/>
        <w:ind w:left="360" w:right="360" w:firstLine="0"/>
        <w:rPr/>
      </w:pPr>
      <w:r w:rsidDel="00000000" w:rsidR="00000000" w:rsidRPr="00000000">
        <w:rPr>
          <w:b w:val="1"/>
          <w:bCs w:val="1"/>
          <w:rtl w:val="0"/>
        </w:rPr>
        <w:t xml:space="preserve">Tool Resources</w:t>
      </w:r>
      <w:r w:rsidDel="00000000" w:rsidR="00000000" w:rsidRPr="00000000">
        <w:rPr>
          <w:rtl w:val="0"/>
        </w:rPr>
      </w:r>
    </w:p>
    <w:p w:rsidR="00000000" w:rsidDel="00000000" w:rsidP="00000000" w:rsidRDefault="00000000" w:rsidRPr="00000000" w14:paraId="000001E3">
      <w:pPr>
        <w:shd w:fill="f2f3f4" w:val="clear"/>
        <w:ind w:left="360" w:right="360" w:firstLine="0"/>
        <w:rPr/>
      </w:pPr>
      <w:r w:rsidDel="00000000" w:rsidR="00000000" w:rsidRPr="00000000">
        <w:rPr>
          <w:rFonts w:ascii="Arial Unicode MS" w:cs="Arial Unicode MS" w:eastAsia="Arial Unicode MS" w:hAnsi="Arial Unicode MS"/>
          <w:rtl w:val="0"/>
        </w:rPr>
        <w:t xml:space="preserve">↓ Assessment Worksheet (PDF)</w:t>
      </w:r>
    </w:p>
    <w:p w:rsidR="00000000" w:rsidDel="00000000" w:rsidP="00000000" w:rsidRDefault="00000000" w:rsidRPr="00000000" w14:paraId="000001E4">
      <w:pPr>
        <w:shd w:fill="f2f3f4" w:val="clear"/>
        <w:ind w:left="360" w:right="360" w:firstLine="0"/>
        <w:rPr/>
      </w:pPr>
      <w:r w:rsidDel="00000000" w:rsidR="00000000" w:rsidRPr="00000000">
        <w:rPr>
          <w:rFonts w:ascii="Arial Unicode MS" w:cs="Arial Unicode MS" w:eastAsia="Arial Unicode MS" w:hAnsi="Arial Unicode MS"/>
          <w:rtl w:val="0"/>
        </w:rPr>
        <w:t xml:space="preserve">↓ Case Studies (PDF)</w:t>
      </w:r>
    </w:p>
    <w:p w:rsidR="00000000" w:rsidDel="00000000" w:rsidP="00000000" w:rsidRDefault="00000000" w:rsidRPr="00000000" w14:paraId="000001E5">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1E6">
      <w:pPr>
        <w:shd w:fill="eaf2ff" w:val="clear"/>
        <w:ind w:left="360" w:right="360" w:firstLine="0"/>
        <w:rPr/>
      </w:pPr>
      <w:r w:rsidDel="00000000" w:rsidR="00000000" w:rsidRPr="00000000">
        <w:rPr>
          <w:rtl w:val="0"/>
        </w:rPr>
        <w:t xml:space="preserve">Learn about Positive Tipping Points and how shared community resolve enables communities to reverse vicious cycles and create lasting change.</w:t>
      </w:r>
    </w:p>
    <w:p w:rsidR="00000000" w:rsidDel="00000000" w:rsidP="00000000" w:rsidRDefault="00000000" w:rsidRPr="00000000" w14:paraId="000001E7">
      <w:pPr>
        <w:rPr/>
      </w:pPr>
      <w:r w:rsidDel="00000000" w:rsidR="00000000" w:rsidRPr="00000000">
        <w:br w:type="page"/>
      </w: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1E9">
      <w:pPr>
        <w:pStyle w:val="Heading1"/>
        <w:rPr/>
      </w:pPr>
      <w:r w:rsidDel="00000000" w:rsidR="00000000" w:rsidRPr="00000000">
        <w:rPr>
          <w:rtl w:val="0"/>
        </w:rPr>
        <w:t xml:space="preserve">Ingredient 4: Harmony Between Community and Ecosystem</w:t>
      </w:r>
    </w:p>
    <w:p w:rsidR="00000000" w:rsidDel="00000000" w:rsidP="00000000" w:rsidRDefault="00000000" w:rsidRPr="00000000" w14:paraId="000001EA">
      <w:pPr>
        <w:rPr/>
      </w:pPr>
      <w:r w:rsidDel="00000000" w:rsidR="00000000" w:rsidRPr="00000000">
        <w:rPr>
          <w:rtl w:val="0"/>
        </w:rPr>
        <w:t xml:space="preserve">When social organization fits the ecosystem it depends on, both begin to heal together.</w:t>
      </w:r>
    </w:p>
    <w:p w:rsidR="00000000" w:rsidDel="00000000" w:rsidP="00000000" w:rsidRDefault="00000000" w:rsidRPr="00000000" w14:paraId="000001EB">
      <w:pPr>
        <w:rPr/>
      </w:pPr>
      <w:r w:rsidDel="00000000" w:rsidR="00000000" w:rsidRPr="00000000">
        <w:rPr>
          <w:rtl w:val="0"/>
        </w:rPr>
        <w:t xml:space="preserve">Lasting restoration happens when a community builds or revives the social organization needed to care for its ecosystem, and the ecosystem responds by better meeting community needs. Rules, institutions, and practices evolve to match what the land or water actually requires. As ecosystem health improves, it reinforces the social commitment that made restoration possible. Social and environmental gains go hand in hand. At the heart of this process is what researchers call "social commons for environmental commons": organization tailored to managing a community's shared ecological resources.</w:t>
      </w:r>
    </w:p>
    <w:p w:rsidR="00000000" w:rsidDel="00000000" w:rsidP="00000000" w:rsidRDefault="00000000" w:rsidRPr="00000000" w14:paraId="000001EC">
      <w:pPr>
        <w:pStyle w:val="Heading2"/>
        <w:rPr/>
      </w:pPr>
      <w:r w:rsidDel="00000000" w:rsidR="00000000" w:rsidRPr="00000000">
        <w:rPr>
          <w:rtl w:val="0"/>
        </w:rPr>
        <w:t xml:space="preserve">Recognize It</w:t>
      </w:r>
    </w:p>
    <w:p w:rsidR="00000000" w:rsidDel="00000000" w:rsidP="00000000" w:rsidRDefault="00000000" w:rsidRPr="00000000" w14:paraId="000001ED">
      <w:pPr>
        <w:rPr/>
      </w:pPr>
      <w:r w:rsidDel="00000000" w:rsidR="00000000" w:rsidRPr="00000000">
        <w:rPr>
          <w:rtl w:val="0"/>
        </w:rPr>
        <w:t xml:space="preserve">The checklist below will help you recognize what elements of social-ecological harmony you already have, so that you can amplify what exists, and either build or work around what does not exist.</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your community have formal or informal rules governing how people use shared natural resources? Rules about fishing, forest use, water rights, or land management are the foundation of social-ecological harmony.</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those rules based on how the ecosystem actually works, rather than external regulations imposed from outside? Rules that come from community knowledge of local conditions tend to be more practical to enforce and more effective in practice.</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the people who depend most directly on the ecosystem have a voice in how it's managed? Fishers, farmers, herders, and water users have detailed knowledge of how their ecosystem behaves.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there a shared understanding that community wellbeing and ecosystem health rise and fall together?</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the ecosystem improves, does the community notice and connect it to their actions? Visible feedback closes the loop between community behavior and ecological response.</w:t>
      </w:r>
    </w:p>
    <w:p w:rsidR="00000000" w:rsidDel="00000000" w:rsidP="00000000" w:rsidRDefault="00000000" w:rsidRPr="00000000" w14:paraId="000001F3">
      <w:pPr>
        <w:pStyle w:val="Heading2"/>
        <w:rPr/>
      </w:pPr>
      <w:r w:rsidDel="00000000" w:rsidR="00000000" w:rsidRPr="00000000">
        <w:rPr>
          <w:rtl w:val="0"/>
        </w:rPr>
        <w:t xml:space="preserve">Amplify It</w:t>
      </w:r>
    </w:p>
    <w:p w:rsidR="00000000" w:rsidDel="00000000" w:rsidP="00000000" w:rsidRDefault="00000000" w:rsidRPr="00000000" w14:paraId="000001F4">
      <w:pPr>
        <w:pStyle w:val="Heading3"/>
        <w:rPr/>
      </w:pPr>
      <w:r w:rsidDel="00000000" w:rsidR="00000000" w:rsidRPr="00000000">
        <w:rPr>
          <w:rtl w:val="0"/>
        </w:rPr>
        <w:t xml:space="preserve">Strengthen the fit between your rules and your ecosystem</w:t>
      </w:r>
    </w:p>
    <w:p w:rsidR="00000000" w:rsidDel="00000000" w:rsidP="00000000" w:rsidRDefault="00000000" w:rsidRPr="00000000" w14:paraId="000001F5">
      <w:pPr>
        <w:rPr/>
      </w:pPr>
      <w:r w:rsidDel="00000000" w:rsidR="00000000" w:rsidRPr="00000000">
        <w:rPr>
          <w:rtl w:val="0"/>
        </w:rPr>
        <w:t xml:space="preserve">If management rules exist but outcomes are mixed, look carefully at whether the rules match the way the ecosystem actually functions. Incorporate ecological knowledge from scientists, elders, and direct observation into refining how the rules work.</w:t>
      </w:r>
    </w:p>
    <w:p w:rsidR="00000000" w:rsidDel="00000000" w:rsidP="00000000" w:rsidRDefault="00000000" w:rsidRPr="00000000" w14:paraId="000001F6">
      <w:pPr>
        <w:pStyle w:val="Heading3"/>
        <w:rPr/>
      </w:pPr>
      <w:r w:rsidDel="00000000" w:rsidR="00000000" w:rsidRPr="00000000">
        <w:rPr>
          <w:rtl w:val="0"/>
        </w:rPr>
        <w:t xml:space="preserve">Make the connection between social and environmental gains visible</w:t>
      </w:r>
    </w:p>
    <w:p w:rsidR="00000000" w:rsidDel="00000000" w:rsidP="00000000" w:rsidRDefault="00000000" w:rsidRPr="00000000" w14:paraId="000001F7">
      <w:pPr>
        <w:rPr/>
      </w:pPr>
      <w:r w:rsidDel="00000000" w:rsidR="00000000" w:rsidRPr="00000000">
        <w:rPr>
          <w:rtl w:val="0"/>
        </w:rPr>
        <w:t xml:space="preserve">When ecosystem recovery produces tangible community benefits, document and communicate those connections explicitly. Before/after documentation, community site visits, and shared celebration of visible recovery all reinforce the feedback loop.</w:t>
      </w:r>
    </w:p>
    <w:p w:rsidR="00000000" w:rsidDel="00000000" w:rsidP="00000000" w:rsidRDefault="00000000" w:rsidRPr="00000000" w14:paraId="000001F8">
      <w:pPr>
        <w:pStyle w:val="Heading3"/>
        <w:rPr/>
      </w:pPr>
      <w:r w:rsidDel="00000000" w:rsidR="00000000" w:rsidRPr="00000000">
        <w:rPr>
          <w:rtl w:val="0"/>
        </w:rPr>
        <w:t xml:space="preserve">Evolve your social institutions as the ecosystem changes</w:t>
      </w:r>
    </w:p>
    <w:p w:rsidR="00000000" w:rsidDel="00000000" w:rsidP="00000000" w:rsidRDefault="00000000" w:rsidRPr="00000000" w14:paraId="000001F9">
      <w:pPr>
        <w:rPr/>
      </w:pPr>
      <w:r w:rsidDel="00000000" w:rsidR="00000000" w:rsidRPr="00000000">
        <w:rPr>
          <w:rtl w:val="0"/>
        </w:rPr>
        <w:t xml:space="preserve">A social commons that fits your ecosystem today may need adjustment as conditions change: whether from climate variability, successful recovery, or new external pressures. Build in regular opportunities for the community to reassess whether their rules and institutions still fit.</w:t>
      </w:r>
    </w:p>
    <w:p w:rsidR="00000000" w:rsidDel="00000000" w:rsidP="00000000" w:rsidRDefault="00000000" w:rsidRPr="00000000" w14:paraId="000001FA">
      <w:pPr>
        <w:pStyle w:val="Heading3"/>
        <w:rPr/>
      </w:pPr>
      <w:r w:rsidDel="00000000" w:rsidR="00000000" w:rsidRPr="00000000">
        <w:rPr>
          <w:rtl w:val="0"/>
        </w:rPr>
        <w:t xml:space="preserve">Connect management authority to those doing the managing</w:t>
      </w:r>
    </w:p>
    <w:p w:rsidR="00000000" w:rsidDel="00000000" w:rsidP="00000000" w:rsidRDefault="00000000" w:rsidRPr="00000000" w14:paraId="000001FB">
      <w:pPr>
        <w:rPr/>
      </w:pPr>
      <w:r w:rsidDel="00000000" w:rsidR="00000000" w:rsidRPr="00000000">
        <w:rPr>
          <w:rtl w:val="0"/>
        </w:rPr>
        <w:t xml:space="preserve">When the people who enforce the rules are the same people who depend on the ecosystem, compliance tends to be higher and enforcement more effective. Decentralized, community-based management outperforms top-down regulation in most EcoTipping Point stories.</w:t>
      </w:r>
    </w:p>
    <w:p w:rsidR="00000000" w:rsidDel="00000000" w:rsidP="00000000" w:rsidRDefault="00000000" w:rsidRPr="00000000" w14:paraId="000001FC">
      <w:pPr>
        <w:pStyle w:val="Heading2"/>
        <w:rPr/>
      </w:pPr>
      <w:r w:rsidDel="00000000" w:rsidR="00000000" w:rsidRPr="00000000">
        <w:rPr>
          <w:rtl w:val="0"/>
        </w:rPr>
        <w:t xml:space="preserve">Build It</w:t>
      </w:r>
    </w:p>
    <w:p w:rsidR="00000000" w:rsidDel="00000000" w:rsidP="00000000" w:rsidRDefault="00000000" w:rsidRPr="00000000" w14:paraId="000001FD">
      <w:pPr>
        <w:pStyle w:val="Heading3"/>
        <w:rPr/>
      </w:pPr>
      <w:r w:rsidDel="00000000" w:rsidR="00000000" w:rsidRPr="00000000">
        <w:rPr>
          <w:rtl w:val="0"/>
        </w:rPr>
        <w:t xml:space="preserve">Start with the ecosystem's actual needs</w:t>
      </w:r>
    </w:p>
    <w:p w:rsidR="00000000" w:rsidDel="00000000" w:rsidP="00000000" w:rsidRDefault="00000000" w:rsidRPr="00000000" w14:paraId="000001FE">
      <w:pPr>
        <w:rPr/>
      </w:pPr>
      <w:r w:rsidDel="00000000" w:rsidR="00000000" w:rsidRPr="00000000">
        <w:rPr>
          <w:rtl w:val="0"/>
        </w:rPr>
        <w:t xml:space="preserve">Before designing management systems, spend time understanding how your ecosystem works: what drives its decline, what conditions it needs to recover, what pressures it can absorb and what it cannot.</w:t>
      </w:r>
    </w:p>
    <w:p w:rsidR="00000000" w:rsidDel="00000000" w:rsidP="00000000" w:rsidRDefault="00000000" w:rsidRPr="00000000" w14:paraId="000001FF">
      <w:pPr>
        <w:pStyle w:val="Heading3"/>
        <w:rPr/>
      </w:pPr>
      <w:r w:rsidDel="00000000" w:rsidR="00000000" w:rsidRPr="00000000">
        <w:rPr>
          <w:rtl w:val="0"/>
        </w:rPr>
        <w:t xml:space="preserve">Revive or adapt traditional institutions</w:t>
      </w:r>
    </w:p>
    <w:p w:rsidR="00000000" w:rsidDel="00000000" w:rsidP="00000000" w:rsidRDefault="00000000" w:rsidRPr="00000000" w14:paraId="00000200">
      <w:pPr>
        <w:rPr/>
      </w:pPr>
      <w:r w:rsidDel="00000000" w:rsidR="00000000" w:rsidRPr="00000000">
        <w:rPr>
          <w:rtl w:val="0"/>
        </w:rPr>
        <w:t xml:space="preserve">Many communities have historical forms of collective management that were abandoned or undermined: traditional water councils, fishing agreements, forest stewardship practices. These institutions often encode generations of ecological knowledge. Where they still exist in memory, adapting them to current conditions is frequently more effective than building new institutions from scratch.</w:t>
      </w:r>
    </w:p>
    <w:p w:rsidR="00000000" w:rsidDel="00000000" w:rsidP="00000000" w:rsidRDefault="00000000" w:rsidRPr="00000000" w14:paraId="00000201">
      <w:pPr>
        <w:pStyle w:val="Heading3"/>
        <w:rPr/>
      </w:pPr>
      <w:r w:rsidDel="00000000" w:rsidR="00000000" w:rsidRPr="00000000">
        <w:rPr>
          <w:rtl w:val="0"/>
        </w:rPr>
        <w:t xml:space="preserve">Create new institutions modeled on the ecosystem's logic</w:t>
      </w:r>
    </w:p>
    <w:p w:rsidR="00000000" w:rsidDel="00000000" w:rsidP="00000000" w:rsidRDefault="00000000" w:rsidRPr="00000000" w14:paraId="00000202">
      <w:pPr>
        <w:rPr/>
      </w:pPr>
      <w:r w:rsidDel="00000000" w:rsidR="00000000" w:rsidRPr="00000000">
        <w:rPr>
          <w:rtl w:val="0"/>
        </w:rPr>
        <w:t xml:space="preserve">Where traditional institutions don't exist or can't be revived, design new ones that reflect how the ecosystem functions. The Apo Island marine sanctuary succeeded in part because the boundary of community management matched the actual boundaries of the reef ecosystem.</w:t>
      </w:r>
    </w:p>
    <w:p w:rsidR="00000000" w:rsidDel="00000000" w:rsidP="00000000" w:rsidRDefault="00000000" w:rsidRPr="00000000" w14:paraId="00000203">
      <w:pPr>
        <w:pStyle w:val="Heading3"/>
        <w:rPr/>
      </w:pPr>
      <w:r w:rsidDel="00000000" w:rsidR="00000000" w:rsidRPr="00000000">
        <w:rPr>
          <w:rtl w:val="0"/>
        </w:rPr>
        <w:t xml:space="preserve">Ensure those who bear the costs also share the benefits</w:t>
      </w:r>
    </w:p>
    <w:p w:rsidR="00000000" w:rsidDel="00000000" w:rsidP="00000000" w:rsidRDefault="00000000" w:rsidRPr="00000000" w14:paraId="00000204">
      <w:pPr>
        <w:rPr/>
      </w:pPr>
      <w:r w:rsidDel="00000000" w:rsidR="00000000" w:rsidRPr="00000000">
        <w:rPr>
          <w:rtl w:val="0"/>
        </w:rPr>
        <w:t xml:space="preserve">Harmony between community and ecosystem breaks down when the costs of conservation fall on one group while the benefits flow to another. Build benefit-sharing into your management structure from the beginning.</w:t>
      </w:r>
    </w:p>
    <w:p w:rsidR="00000000" w:rsidDel="00000000" w:rsidP="00000000" w:rsidRDefault="00000000" w:rsidRPr="00000000" w14:paraId="00000205">
      <w:pPr>
        <w:pStyle w:val="Heading2"/>
        <w:rPr/>
      </w:pPr>
      <w:r w:rsidDel="00000000" w:rsidR="00000000" w:rsidRPr="00000000">
        <w:rPr>
          <w:rtl w:val="0"/>
        </w:rPr>
        <w:t xml:space="preserve">Work Around It</w:t>
      </w:r>
    </w:p>
    <w:p w:rsidR="00000000" w:rsidDel="00000000" w:rsidP="00000000" w:rsidRDefault="00000000" w:rsidRPr="00000000" w14:paraId="00000206">
      <w:pPr>
        <w:pStyle w:val="Heading3"/>
        <w:rPr/>
      </w:pPr>
      <w:r w:rsidDel="00000000" w:rsidR="00000000" w:rsidRPr="00000000">
        <w:rPr>
          <w:rtl w:val="0"/>
        </w:rPr>
        <w:t xml:space="preserve">When external authority undermines local management</w:t>
      </w:r>
    </w:p>
    <w:p w:rsidR="00000000" w:rsidDel="00000000" w:rsidP="00000000" w:rsidRDefault="00000000" w:rsidRPr="00000000" w14:paraId="00000207">
      <w:pPr>
        <w:rPr/>
      </w:pPr>
      <w:r w:rsidDel="00000000" w:rsidR="00000000" w:rsidRPr="00000000">
        <w:rPr>
          <w:rtl w:val="0"/>
        </w:rPr>
        <w:t xml:space="preserve">Focus first on documenting your community's management practices and outcomes; evidence of success is the strongest argument for local authority. Look for legal frameworks, co-management agreements, or recognition of indigenous resource rights that can formalize community control.</w:t>
      </w:r>
    </w:p>
    <w:p w:rsidR="00000000" w:rsidDel="00000000" w:rsidP="00000000" w:rsidRDefault="00000000" w:rsidRPr="00000000" w14:paraId="00000208">
      <w:pPr>
        <w:pStyle w:val="Heading3"/>
        <w:rPr/>
      </w:pPr>
      <w:r w:rsidDel="00000000" w:rsidR="00000000" w:rsidRPr="00000000">
        <w:rPr>
          <w:rtl w:val="0"/>
        </w:rPr>
        <w:t xml:space="preserve">When the ecosystem is too degraded to respond quickly</w:t>
      </w:r>
    </w:p>
    <w:p w:rsidR="00000000" w:rsidDel="00000000" w:rsidP="00000000" w:rsidRDefault="00000000" w:rsidRPr="00000000" w14:paraId="00000209">
      <w:pPr>
        <w:rPr/>
      </w:pPr>
      <w:r w:rsidDel="00000000" w:rsidR="00000000" w:rsidRPr="00000000">
        <w:rPr>
          <w:rtl w:val="0"/>
        </w:rPr>
        <w:t xml:space="preserve">Pair conservation rules with active restoration to accelerate the ecosystem's response and create visible early wins that reinforce the social institutions.</w:t>
      </w:r>
    </w:p>
    <w:p w:rsidR="00000000" w:rsidDel="00000000" w:rsidP="00000000" w:rsidRDefault="00000000" w:rsidRPr="00000000" w14:paraId="0000020A">
      <w:pPr>
        <w:pStyle w:val="Heading3"/>
        <w:rPr/>
      </w:pPr>
      <w:r w:rsidDel="00000000" w:rsidR="00000000" w:rsidRPr="00000000">
        <w:rPr>
          <w:rtl w:val="0"/>
        </w:rPr>
        <w:t xml:space="preserve">When there's no history of collective resource management</w:t>
      </w:r>
    </w:p>
    <w:p w:rsidR="00000000" w:rsidDel="00000000" w:rsidP="00000000" w:rsidRDefault="00000000" w:rsidRPr="00000000" w14:paraId="0000020B">
      <w:pPr>
        <w:rPr/>
      </w:pPr>
      <w:r w:rsidDel="00000000" w:rsidR="00000000" w:rsidRPr="00000000">
        <w:rPr>
          <w:rtl w:val="0"/>
        </w:rPr>
        <w:t xml:space="preserve">Start with a small, defined resource that the community agrees has shared stakes. Early success with a limited commons builds the trust and institutional experience to expand.</w:t>
      </w:r>
    </w:p>
    <w:p w:rsidR="00000000" w:rsidDel="00000000" w:rsidP="00000000" w:rsidRDefault="00000000" w:rsidRPr="00000000" w14:paraId="0000020C">
      <w:pPr>
        <w:pStyle w:val="Heading3"/>
        <w:rPr/>
      </w:pPr>
      <w:r w:rsidDel="00000000" w:rsidR="00000000" w:rsidRPr="00000000">
        <w:rPr>
          <w:rtl w:val="0"/>
        </w:rPr>
        <w:t xml:space="preserve">See It In Action: Carousel Excerpts</w:t>
      </w:r>
    </w:p>
    <w:p w:rsidR="00000000" w:rsidDel="00000000" w:rsidP="00000000" w:rsidRDefault="00000000" w:rsidRPr="00000000" w14:paraId="0000020D">
      <w:pPr>
        <w:rPr/>
      </w:pPr>
      <w:r w:rsidDel="00000000" w:rsidR="00000000" w:rsidRPr="00000000">
        <w:rPr>
          <w:rtl w:val="0"/>
        </w:rPr>
        <w:t xml:space="preserve">Marine Sanctuary — Philippines: When Apo Islanders established their marine sanctuary, they built a social commons to fit their environmental commons. The rules worked because they were designed from community knowledge of the reef, and they were practical to enforce because the people enforcing them were the same people whose livelihoods depended on the outcome.</w:t>
      </w:r>
    </w:p>
    <w:p w:rsidR="00000000" w:rsidDel="00000000" w:rsidP="00000000" w:rsidRDefault="00000000" w:rsidRPr="00000000" w14:paraId="0000020E">
      <w:pPr>
        <w:rPr/>
      </w:pPr>
      <w:r w:rsidDel="00000000" w:rsidR="00000000" w:rsidRPr="00000000">
        <w:rPr>
          <w:rtl w:val="0"/>
        </w:rPr>
        <w:t xml:space="preserve">Agroforestry — Thailand: Khao Din built social institutions appropriate for sustainable farming and watershed management: rules restricting chemical inputs, shared responsibility for community forests, collective decisions about land use. Buddhist values of harmony with nature reinforced the institutional changes.</w:t>
      </w:r>
    </w:p>
    <w:p w:rsidR="00000000" w:rsidDel="00000000" w:rsidP="00000000" w:rsidRDefault="00000000" w:rsidRPr="00000000" w14:paraId="0000020F">
      <w:pPr>
        <w:rPr/>
      </w:pPr>
      <w:r w:rsidDel="00000000" w:rsidR="00000000" w:rsidRPr="00000000">
        <w:rPr>
          <w:rtl w:val="0"/>
        </w:rPr>
        <w:t xml:space="preserve">Pesticide Trap — India: Punukula's village government set out to improve both the health of its people and the health of its farming ecosystem simultaneously. Eliminating chemical pesticides led directly to healthier farms and healthier families. Larger harvests and greater financial wellbeing followed.</w:t>
      </w:r>
    </w:p>
    <w:p w:rsidR="00000000" w:rsidDel="00000000" w:rsidP="00000000" w:rsidRDefault="00000000" w:rsidRPr="00000000" w14:paraId="00000210">
      <w:pPr>
        <w:rPr/>
      </w:pPr>
      <w:r w:rsidDel="00000000" w:rsidR="00000000" w:rsidRPr="00000000">
        <w:rPr>
          <w:rtl w:val="0"/>
        </w:rPr>
        <w:t xml:space="preserve">Rainwater Harvesting — India: In Gopalpura, the cascading effects of johad restoration moved in both directions between ecosystem and community. The revived Gram Sabha councils proved far more effective at managing shared resources than conventional village governance.</w:t>
      </w:r>
    </w:p>
    <w:p w:rsidR="00000000" w:rsidDel="00000000" w:rsidP="00000000" w:rsidRDefault="00000000" w:rsidRPr="00000000" w14:paraId="00000211">
      <w:pPr>
        <w:pStyle w:val="Heading3"/>
        <w:rPr/>
      </w:pPr>
      <w:r w:rsidDel="00000000" w:rsidR="00000000" w:rsidRPr="00000000">
        <w:rPr>
          <w:rtl w:val="0"/>
        </w:rPr>
        <w:t xml:space="preserve">Related Ingredients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Shared community awareness and commitment</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Letting nature do the work</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Building resilience</w:t>
      </w:r>
    </w:p>
    <w:p w:rsidR="00000000" w:rsidDel="00000000" w:rsidP="00000000" w:rsidRDefault="00000000" w:rsidRPr="00000000" w14:paraId="00000215">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216">
      <w:pPr>
        <w:shd w:fill="eaf2ff" w:val="clear"/>
        <w:ind w:left="360" w:right="360" w:firstLine="0"/>
        <w:rPr/>
      </w:pPr>
      <w:r w:rsidDel="00000000" w:rsidR="00000000" w:rsidRPr="00000000">
        <w:rPr>
          <w:rtl w:val="0"/>
        </w:rPr>
        <w:t xml:space="preserve">Learn about systems thinking and how harmony between community and ecosystem enables lasting restoration.</w:t>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219">
      <w:pPr>
        <w:pStyle w:val="Heading1"/>
        <w:rPr/>
      </w:pPr>
      <w:r w:rsidDel="00000000" w:rsidR="00000000" w:rsidRPr="00000000">
        <w:rPr>
          <w:rtl w:val="0"/>
        </w:rPr>
        <w:t xml:space="preserve">Ingredient 5: Enduring Commitment of Local Leadership</w:t>
      </w:r>
    </w:p>
    <w:p w:rsidR="00000000" w:rsidDel="00000000" w:rsidP="00000000" w:rsidRDefault="00000000" w:rsidRPr="00000000" w14:paraId="0000021A">
      <w:pPr>
        <w:rPr/>
      </w:pPr>
      <w:r w:rsidDel="00000000" w:rsidR="00000000" w:rsidRPr="00000000">
        <w:rPr>
          <w:rtl w:val="0"/>
        </w:rPr>
        <w:t xml:space="preserve">Restoration takes years. The communities that succeed have people willing to stay committed through the skepticism, the setbacks, and the slow work of proving it can be done.</w:t>
      </w:r>
    </w:p>
    <w:p w:rsidR="00000000" w:rsidDel="00000000" w:rsidP="00000000" w:rsidRDefault="00000000" w:rsidRPr="00000000" w14:paraId="0000021B">
      <w:pPr>
        <w:rPr/>
      </w:pPr>
      <w:r w:rsidDel="00000000" w:rsidR="00000000" w:rsidRPr="00000000">
        <w:rPr>
          <w:rtl w:val="0"/>
        </w:rPr>
        <w:t xml:space="preserve">Community ecological restoration doesn't happen in a single season. It requires sustained effort over years: navigating early skepticism, managing setbacks, negotiating with outside authorities, and keeping people engaged through the long period between commitment and visible results. Local leadership is what makes that sustained effort possible. Not necessarily a single charismatic individual, but people within the community who remain committed to the work and credible enough to bring others along. The most durable leadership grows from the community's </w:t>
      </w:r>
      <w:ins w:author="Gerald Marten" w:id="42" w:date="2026-06-04T03:16:27Z">
        <w:r w:rsidDel="00000000" w:rsidR="00000000" w:rsidRPr="00000000">
          <w:rPr>
            <w:rtl w:val="0"/>
          </w:rPr>
          <w:t xml:space="preserve">existiing </w:t>
        </w:r>
      </w:ins>
      <w:del w:author="Gerald Marten" w:id="42" w:date="2026-06-04T03:16:27Z">
        <w:r w:rsidDel="00000000" w:rsidR="00000000" w:rsidRPr="00000000">
          <w:rPr>
            <w:rtl w:val="0"/>
          </w:rPr>
          <w:delText xml:space="preserve">own </w:delText>
        </w:r>
      </w:del>
      <w:r w:rsidDel="00000000" w:rsidR="00000000" w:rsidRPr="00000000">
        <w:rPr>
          <w:rtl w:val="0"/>
        </w:rPr>
        <w:t xml:space="preserve">institutions</w:t>
      </w:r>
      <w:ins w:author="Gerald Marten" w:id="43" w:date="2026-06-04T03:16:53Z">
        <w:r w:rsidDel="00000000" w:rsidR="00000000" w:rsidRPr="00000000">
          <w:rPr>
            <w:rtl w:val="0"/>
          </w:rPr>
          <w:t xml:space="preserve">, such as local volunteers in support of church of school,</w:t>
        </w:r>
      </w:ins>
      <w:r w:rsidDel="00000000" w:rsidR="00000000" w:rsidRPr="00000000">
        <w:rPr>
          <w:rtl w:val="0"/>
        </w:rPr>
        <w:t xml:space="preserve"> and expands over time as success creates new leaders.</w:t>
      </w:r>
    </w:p>
    <w:p w:rsidR="00000000" w:rsidDel="00000000" w:rsidP="00000000" w:rsidRDefault="00000000" w:rsidRPr="00000000" w14:paraId="0000021C">
      <w:pPr>
        <w:pStyle w:val="Heading2"/>
        <w:rPr/>
      </w:pPr>
      <w:r w:rsidDel="00000000" w:rsidR="00000000" w:rsidRPr="00000000">
        <w:rPr>
          <w:rtl w:val="0"/>
        </w:rPr>
        <w:t xml:space="preserve">Recognize It</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community have individuals or groups who have consistently advocated for restoration, even when others were skeptical or disengaged? Early commitment in the face of doubt is one of the clearest indicators of leadership quality.</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community leaders trusted and credible with the people they're trying to bring along? Technical knowledge and formal authority matter less than trust.</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leadership extend beyond a single individual? Restoration that depends entirely on one person is fragile. Distributed leadership is more resilient.</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leaders been willing to persist through conflict with outside authorities? Leaders who have navigated those conflicts have demonstrated the kind of commitment that durable restoration requires.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restoration has proceeded, has leadership expanded to include new people? The best indication that local leadership is healthy is that it grows.</w:t>
      </w:r>
    </w:p>
    <w:p w:rsidR="00000000" w:rsidDel="00000000" w:rsidP="00000000" w:rsidRDefault="00000000" w:rsidRPr="00000000" w14:paraId="00000222">
      <w:pPr>
        <w:pStyle w:val="Heading2"/>
        <w:rPr/>
      </w:pPr>
      <w:r w:rsidDel="00000000" w:rsidR="00000000" w:rsidRPr="00000000">
        <w:rPr>
          <w:rtl w:val="0"/>
        </w:rPr>
        <w:t xml:space="preserve">Amplify It</w:t>
      </w:r>
    </w:p>
    <w:p w:rsidR="00000000" w:rsidDel="00000000" w:rsidP="00000000" w:rsidRDefault="00000000" w:rsidRPr="00000000" w14:paraId="00000223">
      <w:pPr>
        <w:pStyle w:val="Heading3"/>
        <w:rPr/>
      </w:pPr>
      <w:r w:rsidDel="00000000" w:rsidR="00000000" w:rsidRPr="00000000">
        <w:rPr>
          <w:rtl w:val="0"/>
        </w:rPr>
        <w:t xml:space="preserve">Invest in developing the next generation of leaders</w:t>
      </w:r>
    </w:p>
    <w:p w:rsidR="00000000" w:rsidDel="00000000" w:rsidP="00000000" w:rsidRDefault="00000000" w:rsidRPr="00000000" w14:paraId="00000224">
      <w:pPr>
        <w:rPr/>
      </w:pPr>
      <w:r w:rsidDel="00000000" w:rsidR="00000000" w:rsidRPr="00000000">
        <w:rPr>
          <w:rtl w:val="0"/>
        </w:rPr>
        <w:t xml:space="preserve">Deliberately bringing younger community members into leadership roles through training, mentorship, and giving them visible responsibility ensures that commitment outlasts any individual.</w:t>
      </w:r>
    </w:p>
    <w:p w:rsidR="00000000" w:rsidDel="00000000" w:rsidP="00000000" w:rsidRDefault="00000000" w:rsidRPr="00000000" w14:paraId="00000225">
      <w:pPr>
        <w:pStyle w:val="Heading3"/>
        <w:rPr/>
      </w:pPr>
      <w:r w:rsidDel="00000000" w:rsidR="00000000" w:rsidRPr="00000000">
        <w:rPr>
          <w:rtl w:val="0"/>
        </w:rPr>
        <w:t xml:space="preserve">Expand the definition of leadership beyond formal roles</w:t>
      </w:r>
    </w:p>
    <w:p w:rsidR="00000000" w:rsidDel="00000000" w:rsidP="00000000" w:rsidRDefault="00000000" w:rsidRPr="00000000" w14:paraId="00000226">
      <w:pPr>
        <w:rPr/>
      </w:pPr>
      <w:r w:rsidDel="00000000" w:rsidR="00000000" w:rsidRPr="00000000">
        <w:rPr>
          <w:rtl w:val="0"/>
        </w:rPr>
        <w:t xml:space="preserve">Respected elders, women who organized a cooperative, farmers who were first to try something new: recognizing and supporting these informal leaders broadens the base of commitment.</w:t>
      </w:r>
    </w:p>
    <w:p w:rsidR="00000000" w:rsidDel="00000000" w:rsidP="00000000" w:rsidRDefault="00000000" w:rsidRPr="00000000" w14:paraId="00000227">
      <w:pPr>
        <w:pStyle w:val="Heading3"/>
        <w:rPr/>
      </w:pPr>
      <w:r w:rsidDel="00000000" w:rsidR="00000000" w:rsidRPr="00000000">
        <w:rPr>
          <w:rtl w:val="0"/>
        </w:rPr>
        <w:t xml:space="preserve">Create structures that keep leaders accountable to the community</w:t>
      </w:r>
    </w:p>
    <w:p w:rsidR="00000000" w:rsidDel="00000000" w:rsidP="00000000" w:rsidRDefault="00000000" w:rsidRPr="00000000" w14:paraId="00000228">
      <w:pPr>
        <w:rPr/>
      </w:pPr>
      <w:r w:rsidDel="00000000" w:rsidR="00000000" w:rsidRPr="00000000">
        <w:rPr>
          <w:rtl w:val="0"/>
        </w:rPr>
        <w:t xml:space="preserve">Regular community meetings with a genuine review function, transparent reporting on outcomes, and mechanisms for community members to raise concerns all keep leadership grounded in shared purpose rather than personal interest.</w:t>
      </w:r>
    </w:p>
    <w:p w:rsidR="00000000" w:rsidDel="00000000" w:rsidP="00000000" w:rsidRDefault="00000000" w:rsidRPr="00000000" w14:paraId="00000229">
      <w:pPr>
        <w:pStyle w:val="Heading3"/>
        <w:rPr/>
      </w:pPr>
      <w:r w:rsidDel="00000000" w:rsidR="00000000" w:rsidRPr="00000000">
        <w:rPr>
          <w:rtl w:val="0"/>
        </w:rPr>
        <w:t xml:space="preserve">Celebrate and document what leaders have accomplished</w:t>
      </w:r>
    </w:p>
    <w:p w:rsidR="00000000" w:rsidDel="00000000" w:rsidP="00000000" w:rsidRDefault="00000000" w:rsidRPr="00000000" w14:paraId="0000022A">
      <w:pPr>
        <w:rPr/>
      </w:pPr>
      <w:r w:rsidDel="00000000" w:rsidR="00000000" w:rsidRPr="00000000">
        <w:rPr>
          <w:rtl w:val="0"/>
        </w:rPr>
        <w:t xml:space="preserve">Visible recognition of leadership within the community and beyond reinforces commitment and builds the kind of reputation that attracts outside support and inspires other communities.</w:t>
      </w:r>
    </w:p>
    <w:p w:rsidR="00000000" w:rsidDel="00000000" w:rsidP="00000000" w:rsidRDefault="00000000" w:rsidRPr="00000000" w14:paraId="0000022B">
      <w:pPr>
        <w:pStyle w:val="Heading3"/>
        <w:rPr/>
      </w:pPr>
      <w:r w:rsidDel="00000000" w:rsidR="00000000" w:rsidRPr="00000000">
        <w:rPr>
          <w:rtl w:val="0"/>
        </w:rPr>
        <w:t xml:space="preserve">Support leaders when they face outside pressure</w:t>
      </w:r>
    </w:p>
    <w:p w:rsidR="00000000" w:rsidDel="00000000" w:rsidP="00000000" w:rsidRDefault="00000000" w:rsidRPr="00000000" w14:paraId="0000022C">
      <w:pPr>
        <w:rPr/>
      </w:pPr>
      <w:r w:rsidDel="00000000" w:rsidR="00000000" w:rsidRPr="00000000">
        <w:rPr>
          <w:rtl w:val="0"/>
        </w:rPr>
        <w:t xml:space="preserve">Leaders who take on conflict with outside authorities need to know the community is behind them. That backing, when it's genuine and visible, is what allows leaders to negotiate from a position of strength rather than isolation.</w:t>
      </w:r>
    </w:p>
    <w:p w:rsidR="00000000" w:rsidDel="00000000" w:rsidP="00000000" w:rsidRDefault="00000000" w:rsidRPr="00000000" w14:paraId="0000022D">
      <w:pPr>
        <w:pStyle w:val="Heading2"/>
        <w:rPr/>
      </w:pPr>
      <w:r w:rsidDel="00000000" w:rsidR="00000000" w:rsidRPr="00000000">
        <w:rPr>
          <w:rtl w:val="0"/>
        </w:rPr>
        <w:t xml:space="preserve">Build It</w:t>
      </w:r>
    </w:p>
    <w:p w:rsidR="00000000" w:rsidDel="00000000" w:rsidP="00000000" w:rsidRDefault="00000000" w:rsidRPr="00000000" w14:paraId="0000022E">
      <w:pPr>
        <w:pStyle w:val="Heading3"/>
        <w:rPr/>
      </w:pPr>
      <w:r w:rsidDel="00000000" w:rsidR="00000000" w:rsidRPr="00000000">
        <w:rPr>
          <w:rtl w:val="0"/>
        </w:rPr>
        <w:t xml:space="preserve">Start with whoever is already committed, however few</w:t>
      </w:r>
    </w:p>
    <w:p w:rsidR="00000000" w:rsidDel="00000000" w:rsidP="00000000" w:rsidRDefault="00000000" w:rsidRPr="00000000" w14:paraId="0000022F">
      <w:pPr>
        <w:rPr/>
      </w:pPr>
      <w:r w:rsidDel="00000000" w:rsidR="00000000" w:rsidRPr="00000000">
        <w:rPr>
          <w:rtl w:val="0"/>
        </w:rPr>
        <w:t xml:space="preserve">In most communities, there are one or two people who are more curious, more frustrated with the status quo, or more willing to try something new than others. Starting there creates the proof of concept that draws others in.</w:t>
      </w:r>
    </w:p>
    <w:p w:rsidR="00000000" w:rsidDel="00000000" w:rsidP="00000000" w:rsidRDefault="00000000" w:rsidRPr="00000000" w14:paraId="00000230">
      <w:pPr>
        <w:pStyle w:val="Heading3"/>
        <w:rPr/>
      </w:pPr>
      <w:r w:rsidDel="00000000" w:rsidR="00000000" w:rsidRPr="00000000">
        <w:rPr>
          <w:rtl w:val="0"/>
        </w:rPr>
        <w:t xml:space="preserve">Look for leadership in unexpected places</w:t>
      </w:r>
    </w:p>
    <w:p w:rsidR="00000000" w:rsidDel="00000000" w:rsidP="00000000" w:rsidRDefault="00000000" w:rsidRPr="00000000" w14:paraId="00000231">
      <w:pPr>
        <w:rPr/>
      </w:pPr>
      <w:r w:rsidDel="00000000" w:rsidR="00000000" w:rsidRPr="00000000">
        <w:rPr>
          <w:rtl w:val="0"/>
        </w:rPr>
        <w:t xml:space="preserve">Women, young people, and community members without official status have often been the most effective drivers of change, because they have the most to gain, because they're less invested in the status quo, or because they're trusted in ways that formal leaders aren't.</w:t>
      </w:r>
    </w:p>
    <w:p w:rsidR="00000000" w:rsidDel="00000000" w:rsidP="00000000" w:rsidRDefault="00000000" w:rsidRPr="00000000" w14:paraId="00000232">
      <w:pPr>
        <w:pStyle w:val="Heading3"/>
        <w:rPr/>
      </w:pPr>
      <w:r w:rsidDel="00000000" w:rsidR="00000000" w:rsidRPr="00000000">
        <w:rPr>
          <w:rtl w:val="0"/>
        </w:rPr>
        <w:t xml:space="preserve">Use early wins to build leadership credibility</w:t>
      </w:r>
    </w:p>
    <w:p w:rsidR="00000000" w:rsidDel="00000000" w:rsidP="00000000" w:rsidRDefault="00000000" w:rsidRPr="00000000" w14:paraId="00000233">
      <w:pPr>
        <w:rPr/>
      </w:pPr>
      <w:r w:rsidDel="00000000" w:rsidR="00000000" w:rsidRPr="00000000">
        <w:rPr>
          <w:rtl w:val="0"/>
        </w:rPr>
        <w:t xml:space="preserve">Nothing builds a leader's credibility faster than visible results. Prioritizing interventions that produce tangible benefits quickly gives committed leaders something concrete to point to when skeptics push back.</w:t>
      </w:r>
    </w:p>
    <w:p w:rsidR="00000000" w:rsidDel="00000000" w:rsidP="00000000" w:rsidRDefault="00000000" w:rsidRPr="00000000" w14:paraId="00000234">
      <w:pPr>
        <w:pStyle w:val="Heading3"/>
        <w:rPr/>
      </w:pPr>
      <w:r w:rsidDel="00000000" w:rsidR="00000000" w:rsidRPr="00000000">
        <w:rPr>
          <w:rtl w:val="0"/>
        </w:rPr>
        <w:t xml:space="preserve">Help leaders connect to peer networks beyond the community</w:t>
      </w:r>
    </w:p>
    <w:p w:rsidR="00000000" w:rsidDel="00000000" w:rsidP="00000000" w:rsidRDefault="00000000" w:rsidRPr="00000000" w14:paraId="00000235">
      <w:pPr>
        <w:rPr/>
      </w:pPr>
      <w:r w:rsidDel="00000000" w:rsidR="00000000" w:rsidRPr="00000000">
        <w:rPr>
          <w:rtl w:val="0"/>
        </w:rPr>
        <w:t xml:space="preserve">Leaders who can learn from and compare notes with people doing similar work in other communities are more effective and more resilient than those operating in isolation.</w:t>
      </w:r>
    </w:p>
    <w:p w:rsidR="00000000" w:rsidDel="00000000" w:rsidP="00000000" w:rsidRDefault="00000000" w:rsidRPr="00000000" w14:paraId="00000236">
      <w:pPr>
        <w:pStyle w:val="Heading2"/>
        <w:rPr/>
      </w:pPr>
      <w:r w:rsidDel="00000000" w:rsidR="00000000" w:rsidRPr="00000000">
        <w:rPr>
          <w:rtl w:val="0"/>
        </w:rPr>
        <w:t xml:space="preserve">Work Around It</w:t>
      </w:r>
    </w:p>
    <w:p w:rsidR="00000000" w:rsidDel="00000000" w:rsidP="00000000" w:rsidRDefault="00000000" w:rsidRPr="00000000" w14:paraId="00000237">
      <w:pPr>
        <w:pStyle w:val="Heading3"/>
        <w:rPr/>
      </w:pPr>
      <w:r w:rsidDel="00000000" w:rsidR="00000000" w:rsidRPr="00000000">
        <w:rPr>
          <w:rtl w:val="0"/>
        </w:rPr>
        <w:t xml:space="preserve">When formal leaders are opposed to restoration or captured by outside interests</w:t>
      </w:r>
    </w:p>
    <w:p w:rsidR="00000000" w:rsidDel="00000000" w:rsidP="00000000" w:rsidRDefault="00000000" w:rsidRPr="00000000" w14:paraId="00000238">
      <w:pPr>
        <w:rPr/>
      </w:pPr>
      <w:r w:rsidDel="00000000" w:rsidR="00000000" w:rsidRPr="00000000">
        <w:rPr>
          <w:rtl w:val="0"/>
        </w:rPr>
        <w:t xml:space="preserve">Work with whoever in the community shares the commitment and build the base of evidence and support that eventually makes official opposition untenable.</w:t>
      </w:r>
    </w:p>
    <w:p w:rsidR="00000000" w:rsidDel="00000000" w:rsidP="00000000" w:rsidRDefault="00000000" w:rsidRPr="00000000" w14:paraId="00000239">
      <w:pPr>
        <w:pStyle w:val="Heading3"/>
        <w:rPr/>
      </w:pPr>
      <w:r w:rsidDel="00000000" w:rsidR="00000000" w:rsidRPr="00000000">
        <w:rPr>
          <w:rtl w:val="0"/>
        </w:rPr>
        <w:t xml:space="preserve">When previous leaders have left and no one has stepped into the gap</w:t>
      </w:r>
    </w:p>
    <w:p w:rsidR="00000000" w:rsidDel="00000000" w:rsidP="00000000" w:rsidRDefault="00000000" w:rsidRPr="00000000" w14:paraId="0000023A">
      <w:pPr>
        <w:rPr/>
      </w:pPr>
      <w:r w:rsidDel="00000000" w:rsidR="00000000" w:rsidRPr="00000000">
        <w:rPr>
          <w:rtl w:val="0"/>
        </w:rPr>
        <w:t xml:space="preserve">In most communities, there are people with the capacity to lead who haven't yet been asked. Creating visible opportunities often surfaces leadership that wasn't apparent before.</w:t>
      </w:r>
    </w:p>
    <w:p w:rsidR="00000000" w:rsidDel="00000000" w:rsidP="00000000" w:rsidRDefault="00000000" w:rsidRPr="00000000" w14:paraId="0000023B">
      <w:pPr>
        <w:pStyle w:val="Heading3"/>
        <w:rPr/>
      </w:pPr>
      <w:r w:rsidDel="00000000" w:rsidR="00000000" w:rsidRPr="00000000">
        <w:rPr>
          <w:rtl w:val="0"/>
        </w:rPr>
        <w:t xml:space="preserve">When a single leader has carried everything and is burning out</w:t>
      </w:r>
    </w:p>
    <w:p w:rsidR="00000000" w:rsidDel="00000000" w:rsidP="00000000" w:rsidRDefault="00000000" w:rsidRPr="00000000" w14:paraId="0000023C">
      <w:pPr>
        <w:rPr/>
      </w:pPr>
      <w:r w:rsidDel="00000000" w:rsidR="00000000" w:rsidRPr="00000000">
        <w:rPr>
          <w:rtl w:val="0"/>
        </w:rPr>
        <w:t xml:space="preserve">Address it directly: redistribute responsibility, bring in support, create structures that share the load. Treat it as a signal that the leadership base needs to be wider.</w:t>
      </w:r>
    </w:p>
    <w:p w:rsidR="00000000" w:rsidDel="00000000" w:rsidP="00000000" w:rsidRDefault="00000000" w:rsidRPr="00000000" w14:paraId="0000023D">
      <w:pPr>
        <w:pStyle w:val="Heading3"/>
        <w:rPr/>
      </w:pPr>
      <w:r w:rsidDel="00000000" w:rsidR="00000000" w:rsidRPr="00000000">
        <w:rPr>
          <w:rtl w:val="0"/>
        </w:rPr>
        <w:t xml:space="preserve">See It In Action: Carousel Excerpts</w:t>
      </w:r>
    </w:p>
    <w:p w:rsidR="00000000" w:rsidDel="00000000" w:rsidP="00000000" w:rsidRDefault="00000000" w:rsidRPr="00000000" w14:paraId="0000023E">
      <w:pPr>
        <w:rPr/>
      </w:pPr>
      <w:r w:rsidDel="00000000" w:rsidR="00000000" w:rsidRPr="00000000">
        <w:rPr>
          <w:rtl w:val="0"/>
        </w:rPr>
        <w:t xml:space="preserve">Marine Sanctuary — Philippines: From the beginning, Apo Island's barangay leaders committed to the marine sanctuary even when not everyone was convinced. When national government questioned the Island's authority to regulate its own fishery, leaders negotiated until that authority was affirmed. Leadership that began as the commitment of a few became the foundation for everything the community built.</w:t>
      </w:r>
    </w:p>
    <w:p w:rsidR="00000000" w:rsidDel="00000000" w:rsidP="00000000" w:rsidRDefault="00000000" w:rsidRPr="00000000" w14:paraId="0000023F">
      <w:pPr>
        <w:rPr/>
      </w:pPr>
      <w:r w:rsidDel="00000000" w:rsidR="00000000" w:rsidRPr="00000000">
        <w:rPr>
          <w:rtl w:val="0"/>
        </w:rPr>
        <w:t xml:space="preserve">Agroforestry — Thailand: Ajaan Thanawm and the Khao Din leadership didn't stop when their own village succeeded; they built an organization to spread agroforestry to other villages. Reflecting on what made spread work, the Khao Din leaders named the single most important factor: the quality of existing leadership in each receiving village.</w:t>
      </w:r>
    </w:p>
    <w:p w:rsidR="00000000" w:rsidDel="00000000" w:rsidP="00000000" w:rsidRDefault="00000000" w:rsidRPr="00000000" w14:paraId="00000240">
      <w:pPr>
        <w:rPr/>
      </w:pPr>
      <w:r w:rsidDel="00000000" w:rsidR="00000000" w:rsidRPr="00000000">
        <w:rPr>
          <w:rtl w:val="0"/>
        </w:rPr>
        <w:t xml:space="preserve">Pesticide Trap — India: In Punukula, leadership took multiple forms at once. The village council guided the adoption of NPM from the beginning. Women stepped into leadership when they pushed reluctant husbands to make the switch. SECURE provided leadership as an outside facilitator. And as NPM spread, the entire village became a leadership entity.</w:t>
      </w:r>
    </w:p>
    <w:p w:rsidR="00000000" w:rsidDel="00000000" w:rsidP="00000000" w:rsidRDefault="00000000" w:rsidRPr="00000000" w14:paraId="00000241">
      <w:pPr>
        <w:rPr/>
      </w:pPr>
      <w:r w:rsidDel="00000000" w:rsidR="00000000" w:rsidRPr="00000000">
        <w:rPr>
          <w:rtl w:val="0"/>
        </w:rPr>
        <w:t xml:space="preserve">Rainwater Harvesting — India: The foundation of Gopalpura's johad restoration was a village elder who redirected TBS from building a health clinic to addressing water, then provided food from his own stores to feed the laborers who built the first dam. TBS leader Rajendra Singh has sustained his commitment to the johad movement from that beginning to the present.</w:t>
      </w:r>
    </w:p>
    <w:p w:rsidR="00000000" w:rsidDel="00000000" w:rsidP="00000000" w:rsidRDefault="00000000" w:rsidRPr="00000000" w14:paraId="00000242">
      <w:pPr>
        <w:pStyle w:val="Heading3"/>
        <w:rPr/>
      </w:pPr>
      <w:r w:rsidDel="00000000" w:rsidR="00000000" w:rsidRPr="00000000">
        <w:rPr>
          <w:rtl w:val="0"/>
        </w:rPr>
        <w:t xml:space="preserve">Related Ingredients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Shared community awareness and commitment</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Overcoming social obstacles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Mobilizing community commitment</w:t>
      </w:r>
    </w:p>
    <w:p w:rsidR="00000000" w:rsidDel="00000000" w:rsidP="00000000" w:rsidRDefault="00000000" w:rsidRPr="00000000" w14:paraId="00000246">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247">
      <w:pPr>
        <w:shd w:fill="eaf2ff" w:val="clear"/>
        <w:ind w:left="360" w:right="360" w:firstLine="0"/>
        <w:rPr/>
      </w:pPr>
      <w:r w:rsidDel="00000000" w:rsidR="00000000" w:rsidRPr="00000000">
        <w:rPr>
          <w:rtl w:val="0"/>
        </w:rPr>
        <w:t xml:space="preserve">Learn about systems thinking and how committed local leadership sustains restoration through years of effort.</w:t>
      </w:r>
    </w:p>
    <w:p w:rsidR="00000000" w:rsidDel="00000000" w:rsidP="00000000" w:rsidRDefault="00000000" w:rsidRPr="00000000" w14:paraId="00000248">
      <w:pPr>
        <w:rPr/>
      </w:pPr>
      <w:r w:rsidDel="00000000" w:rsidR="00000000" w:rsidRPr="00000000">
        <w:br w:type="page"/>
      </w: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24A">
      <w:pPr>
        <w:pStyle w:val="Heading1"/>
        <w:rPr/>
      </w:pPr>
      <w:r w:rsidDel="00000000" w:rsidR="00000000" w:rsidRPr="00000000">
        <w:rPr>
          <w:rtl w:val="0"/>
        </w:rPr>
        <w:t xml:space="preserve">Ingredient 6: Letting Nature Do the Work</w:t>
      </w:r>
    </w:p>
    <w:p w:rsidR="00000000" w:rsidDel="00000000" w:rsidP="00000000" w:rsidRDefault="00000000" w:rsidRPr="00000000" w14:paraId="0000024B">
      <w:pPr>
        <w:rPr/>
      </w:pPr>
      <w:r w:rsidDel="00000000" w:rsidR="00000000" w:rsidRPr="00000000">
        <w:rPr>
          <w:rtl w:val="0"/>
        </w:rPr>
        <w:t xml:space="preserve">Ecosystems know how to recover. The most effective restoration strategies don't fight nature; they get out of its way, and then work with what comes back.</w:t>
      </w:r>
    </w:p>
    <w:p w:rsidR="00000000" w:rsidDel="00000000" w:rsidP="00000000" w:rsidRDefault="00000000" w:rsidRPr="00000000" w14:paraId="0000024C">
      <w:pPr>
        <w:rPr/>
      </w:pPr>
      <w:r w:rsidDel="00000000" w:rsidR="00000000" w:rsidRPr="00000000">
        <w:rPr>
          <w:rtl w:val="0"/>
        </w:rPr>
        <w:t xml:space="preserve">Every ecosystem carries within it the biological design for its own recovery. Given the right conditions — reduced pressure, restored habitat, returning species — nature mobilizes self-organizing processes that no human intervention could replicate at the same scale or complexity. This doesn't mean doing nothing. It means understanding how the local ecosystem works, identifying what's preventing natural recovery, removing those barriers, and then designing human interventions that align with and build on what nature is already trying to do.</w:t>
      </w:r>
    </w:p>
    <w:p w:rsidR="00000000" w:rsidDel="00000000" w:rsidP="00000000" w:rsidRDefault="00000000" w:rsidRPr="00000000" w14:paraId="0000024D">
      <w:pPr>
        <w:pStyle w:val="Heading2"/>
        <w:rPr/>
      </w:pPr>
      <w:r w:rsidDel="00000000" w:rsidR="00000000" w:rsidRPr="00000000">
        <w:rPr>
          <w:rtl w:val="0"/>
        </w:rPr>
        <w:t xml:space="preserve">Recognize It</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ecosystem shown any signs of natural recovery when pressure is reduced, even temporarily? Patches of forest regrowing after a field is left fallow, fish returning to an area where nets haven't been used recently: these are signs that ecological memory is intact.</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natural processes at work in the ecosystem that could do more of the restoration work if supported? Water moving through a landscape, predator-prey relationships regulating pest populations, nitrogen-fixing plants building soil fertility.</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proposed intervention mimic or align with how the local ecosystem naturally functions? Interventions that work with the grain of the ecosystem tend to be more effective and more self-sustaining.</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Would removing the key pressure allow significant natural recovery to begin? Sometimes the most effective intervention is subtraction rather than addition: stopping the destructive fishing, ending the chemical pesticide application.</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natural processes doing work that would otherwise require expensive infrastructure or inputs? Underground water transport, natural pest control, soil fertility maintained by organic matter cycling.</w:t>
      </w:r>
    </w:p>
    <w:p w:rsidR="00000000" w:rsidDel="00000000" w:rsidP="00000000" w:rsidRDefault="00000000" w:rsidRPr="00000000" w14:paraId="00000253">
      <w:pPr>
        <w:pStyle w:val="Heading2"/>
        <w:rPr/>
      </w:pPr>
      <w:r w:rsidDel="00000000" w:rsidR="00000000" w:rsidRPr="00000000">
        <w:rPr>
          <w:rtl w:val="0"/>
        </w:rPr>
        <w:t xml:space="preserve">Amplify It</w:t>
      </w:r>
    </w:p>
    <w:p w:rsidR="00000000" w:rsidDel="00000000" w:rsidP="00000000" w:rsidRDefault="00000000" w:rsidRPr="00000000" w14:paraId="00000254">
      <w:pPr>
        <w:pStyle w:val="Heading3"/>
        <w:rPr/>
      </w:pPr>
      <w:r w:rsidDel="00000000" w:rsidR="00000000" w:rsidRPr="00000000">
        <w:rPr>
          <w:rtl w:val="0"/>
        </w:rPr>
        <w:t xml:space="preserve">Protect what's recovering</w:t>
      </w:r>
    </w:p>
    <w:p w:rsidR="00000000" w:rsidDel="00000000" w:rsidP="00000000" w:rsidRDefault="00000000" w:rsidRPr="00000000" w14:paraId="00000255">
      <w:pPr>
        <w:rPr/>
      </w:pPr>
      <w:r w:rsidDel="00000000" w:rsidR="00000000" w:rsidRPr="00000000">
        <w:rPr>
          <w:rtl w:val="0"/>
        </w:rPr>
        <w:t xml:space="preserve">Natural recovery is vulnerable to disruption, especially in early stages. Protecting areas of early recovery gives natural processes the time and space they need to build momentum.</w:t>
      </w:r>
    </w:p>
    <w:p w:rsidR="00000000" w:rsidDel="00000000" w:rsidP="00000000" w:rsidRDefault="00000000" w:rsidRPr="00000000" w14:paraId="00000256">
      <w:pPr>
        <w:pStyle w:val="Heading3"/>
        <w:rPr/>
      </w:pPr>
      <w:r w:rsidDel="00000000" w:rsidR="00000000" w:rsidRPr="00000000">
        <w:rPr>
          <w:rtl w:val="0"/>
        </w:rPr>
        <w:t xml:space="preserve">Design interventions that mimic ecosystem structure</w:t>
      </w:r>
    </w:p>
    <w:p w:rsidR="00000000" w:rsidDel="00000000" w:rsidP="00000000" w:rsidRDefault="00000000" w:rsidRPr="00000000" w14:paraId="00000257">
      <w:pPr>
        <w:rPr/>
      </w:pPr>
      <w:r w:rsidDel="00000000" w:rsidR="00000000" w:rsidRPr="00000000">
        <w:rPr>
          <w:rtl w:val="0"/>
        </w:rPr>
        <w:t xml:space="preserve">The closer a human intervention comes to replicating how a healthy ecosystem organizes itself, the more it can draw on natural processes for its own maintenance. Ask: what would a healthy version of this ecosystem look like, and how close can we get to that structure?</w:t>
      </w:r>
    </w:p>
    <w:p w:rsidR="00000000" w:rsidDel="00000000" w:rsidP="00000000" w:rsidRDefault="00000000" w:rsidRPr="00000000" w14:paraId="00000258">
      <w:pPr>
        <w:pStyle w:val="Heading3"/>
        <w:rPr/>
      </w:pPr>
      <w:r w:rsidDel="00000000" w:rsidR="00000000" w:rsidRPr="00000000">
        <w:rPr>
          <w:rtl w:val="0"/>
        </w:rPr>
        <w:t xml:space="preserve">Recruit natural allies deliberately</w:t>
      </w:r>
    </w:p>
    <w:p w:rsidR="00000000" w:rsidDel="00000000" w:rsidP="00000000" w:rsidRDefault="00000000" w:rsidRPr="00000000" w14:paraId="00000259">
      <w:pPr>
        <w:rPr/>
      </w:pPr>
      <w:r w:rsidDel="00000000" w:rsidR="00000000" w:rsidRPr="00000000">
        <w:rPr>
          <w:rtl w:val="0"/>
        </w:rPr>
        <w:t xml:space="preserve">Many restoration interventions work by recruiting natural processes as active partners: bird perches that bring insect-eating birds into fields, trap crops that redirect pest pressure, earthen structures that direct water where it's needed.</w:t>
      </w:r>
    </w:p>
    <w:p w:rsidR="00000000" w:rsidDel="00000000" w:rsidP="00000000" w:rsidRDefault="00000000" w:rsidRPr="00000000" w14:paraId="0000025A">
      <w:pPr>
        <w:pStyle w:val="Heading3"/>
        <w:rPr/>
      </w:pPr>
      <w:r w:rsidDel="00000000" w:rsidR="00000000" w:rsidRPr="00000000">
        <w:rPr>
          <w:rtl w:val="0"/>
        </w:rPr>
        <w:t xml:space="preserve">Reduce inputs as natural processes strengthen</w:t>
      </w:r>
    </w:p>
    <w:p w:rsidR="00000000" w:rsidDel="00000000" w:rsidP="00000000" w:rsidRDefault="00000000" w:rsidRPr="00000000" w14:paraId="0000025B">
      <w:pPr>
        <w:rPr/>
      </w:pPr>
      <w:r w:rsidDel="00000000" w:rsidR="00000000" w:rsidRPr="00000000">
        <w:rPr>
          <w:rtl w:val="0"/>
        </w:rPr>
        <w:t xml:space="preserve">One of the best signals that nature is doing the work is that human inputs become less necessary over time. Track these reductions; they're evidence that the restoration is working.</w:t>
      </w:r>
    </w:p>
    <w:p w:rsidR="00000000" w:rsidDel="00000000" w:rsidP="00000000" w:rsidRDefault="00000000" w:rsidRPr="00000000" w14:paraId="0000025C">
      <w:pPr>
        <w:pStyle w:val="Heading3"/>
        <w:rPr/>
      </w:pPr>
      <w:r w:rsidDel="00000000" w:rsidR="00000000" w:rsidRPr="00000000">
        <w:rPr>
          <w:rtl w:val="0"/>
        </w:rPr>
        <w:t xml:space="preserve">Let the ecosystem lead where restoration sequencing is uncertain</w:t>
      </w:r>
    </w:p>
    <w:p w:rsidR="00000000" w:rsidDel="00000000" w:rsidP="00000000" w:rsidRDefault="00000000" w:rsidRPr="00000000" w14:paraId="0000025D">
      <w:pPr>
        <w:rPr/>
      </w:pPr>
      <w:r w:rsidDel="00000000" w:rsidR="00000000" w:rsidRPr="00000000">
        <w:rPr>
          <w:rtl w:val="0"/>
        </w:rPr>
        <w:t xml:space="preserve">Starting with the interventions most likely to trigger natural recovery processes and then observing what happens allows the ecosystem's own recovery logic to guide what comes next.</w:t>
      </w:r>
    </w:p>
    <w:p w:rsidR="00000000" w:rsidDel="00000000" w:rsidP="00000000" w:rsidRDefault="00000000" w:rsidRPr="00000000" w14:paraId="0000025E">
      <w:pPr>
        <w:pStyle w:val="Heading2"/>
        <w:rPr/>
      </w:pPr>
      <w:r w:rsidDel="00000000" w:rsidR="00000000" w:rsidRPr="00000000">
        <w:rPr>
          <w:rtl w:val="0"/>
        </w:rPr>
        <w:t xml:space="preserve">Build It</w:t>
      </w:r>
    </w:p>
    <w:p w:rsidR="00000000" w:rsidDel="00000000" w:rsidP="00000000" w:rsidRDefault="00000000" w:rsidRPr="00000000" w14:paraId="0000025F">
      <w:pPr>
        <w:pStyle w:val="Heading3"/>
        <w:rPr/>
      </w:pPr>
      <w:r w:rsidDel="00000000" w:rsidR="00000000" w:rsidRPr="00000000">
        <w:rPr>
          <w:rtl w:val="0"/>
        </w:rPr>
        <w:t xml:space="preserve">Map what's still functioning</w:t>
      </w:r>
    </w:p>
    <w:p w:rsidR="00000000" w:rsidDel="00000000" w:rsidP="00000000" w:rsidRDefault="00000000" w:rsidRPr="00000000" w14:paraId="00000260">
      <w:pPr>
        <w:rPr/>
      </w:pPr>
      <w:r w:rsidDel="00000000" w:rsidR="00000000" w:rsidRPr="00000000">
        <w:rPr>
          <w:rtl w:val="0"/>
        </w:rPr>
        <w:t xml:space="preserve">Even severely degraded ecosystems retain functional elements: soil organisms, seed banks, remnant vegetation, surviving predator populations. Mapping what's still present identifies the starting points for natural recovery.</w:t>
      </w:r>
    </w:p>
    <w:p w:rsidR="00000000" w:rsidDel="00000000" w:rsidP="00000000" w:rsidRDefault="00000000" w:rsidRPr="00000000" w14:paraId="00000261">
      <w:pPr>
        <w:pStyle w:val="Heading3"/>
        <w:rPr/>
      </w:pPr>
      <w:r w:rsidDel="00000000" w:rsidR="00000000" w:rsidRPr="00000000">
        <w:rPr>
          <w:rtl w:val="0"/>
        </w:rPr>
        <w:t xml:space="preserve">Start with the intervention most likely to unlock natural recovery</w:t>
      </w:r>
    </w:p>
    <w:p w:rsidR="00000000" w:rsidDel="00000000" w:rsidP="00000000" w:rsidRDefault="00000000" w:rsidRPr="00000000" w14:paraId="00000262">
      <w:pPr>
        <w:rPr/>
      </w:pPr>
      <w:r w:rsidDel="00000000" w:rsidR="00000000" w:rsidRPr="00000000">
        <w:rPr>
          <w:rtl w:val="0"/>
        </w:rPr>
        <w:t xml:space="preserve">A no-take zone that allows fish reproduction to outpace harvest. A dam that restores groundwater. An end to chemical pesticide use that lets predator populations rebound. Identifying the single intervention most likely to set natural recovery in motion, and starting there, is often more effective than a comprehensive program.</w:t>
      </w:r>
    </w:p>
    <w:p w:rsidR="00000000" w:rsidDel="00000000" w:rsidP="00000000" w:rsidRDefault="00000000" w:rsidRPr="00000000" w14:paraId="00000263">
      <w:pPr>
        <w:pStyle w:val="Heading3"/>
        <w:rPr/>
      </w:pPr>
      <w:r w:rsidDel="00000000" w:rsidR="00000000" w:rsidRPr="00000000">
        <w:rPr>
          <w:rtl w:val="0"/>
        </w:rPr>
        <w:t xml:space="preserve">Learn from similar ecosystems nearby</w:t>
      </w:r>
    </w:p>
    <w:p w:rsidR="00000000" w:rsidDel="00000000" w:rsidP="00000000" w:rsidRDefault="00000000" w:rsidRPr="00000000" w14:paraId="00000264">
      <w:pPr>
        <w:rPr/>
      </w:pPr>
      <w:r w:rsidDel="00000000" w:rsidR="00000000" w:rsidRPr="00000000">
        <w:rPr>
          <w:rtl w:val="0"/>
        </w:rPr>
        <w:t xml:space="preserve">If the local ecosystem is too degraded to show clear signs of recovery potential, look to similar ecosystems in the region that are in better condition.</w:t>
      </w:r>
    </w:p>
    <w:p w:rsidR="00000000" w:rsidDel="00000000" w:rsidP="00000000" w:rsidRDefault="00000000" w:rsidRPr="00000000" w14:paraId="00000265">
      <w:pPr>
        <w:pStyle w:val="Heading3"/>
        <w:rPr/>
      </w:pPr>
      <w:r w:rsidDel="00000000" w:rsidR="00000000" w:rsidRPr="00000000">
        <w:rPr>
          <w:rtl w:val="0"/>
        </w:rPr>
        <w:t xml:space="preserve">Bring in ecological knowledge to identify what's missing</w:t>
      </w:r>
    </w:p>
    <w:p w:rsidR="00000000" w:rsidDel="00000000" w:rsidP="00000000" w:rsidRDefault="00000000" w:rsidRPr="00000000" w14:paraId="00000266">
      <w:pPr>
        <w:rPr/>
      </w:pPr>
      <w:r w:rsidDel="00000000" w:rsidR="00000000" w:rsidRPr="00000000">
        <w:rPr>
          <w:rtl w:val="0"/>
        </w:rPr>
        <w:t xml:space="preserve">Sometimes the barrier to natural recovery is a specific missing element whose absence prevents recovery from beginning. Outside ecological expertise can help identify what's missing and whether it can be reintroduced or substituted for.</w:t>
      </w:r>
    </w:p>
    <w:p w:rsidR="00000000" w:rsidDel="00000000" w:rsidP="00000000" w:rsidRDefault="00000000" w:rsidRPr="00000000" w14:paraId="00000267">
      <w:pPr>
        <w:pStyle w:val="Heading2"/>
        <w:rPr/>
      </w:pPr>
      <w:r w:rsidDel="00000000" w:rsidR="00000000" w:rsidRPr="00000000">
        <w:rPr>
          <w:rtl w:val="0"/>
        </w:rPr>
        <w:t xml:space="preserve">Work Around It</w:t>
      </w:r>
    </w:p>
    <w:p w:rsidR="00000000" w:rsidDel="00000000" w:rsidP="00000000" w:rsidRDefault="00000000" w:rsidRPr="00000000" w14:paraId="00000268">
      <w:pPr>
        <w:pStyle w:val="Heading3"/>
        <w:rPr/>
      </w:pPr>
      <w:r w:rsidDel="00000000" w:rsidR="00000000" w:rsidRPr="00000000">
        <w:rPr>
          <w:rtl w:val="0"/>
        </w:rPr>
        <w:t xml:space="preserve">When the ecosystem is so degraded that natural recovery processes are no longer functioning</w:t>
      </w:r>
    </w:p>
    <w:p w:rsidR="00000000" w:rsidDel="00000000" w:rsidP="00000000" w:rsidRDefault="00000000" w:rsidRPr="00000000" w14:paraId="00000269">
      <w:pPr>
        <w:rPr/>
      </w:pPr>
      <w:r w:rsidDel="00000000" w:rsidR="00000000" w:rsidRPr="00000000">
        <w:rPr>
          <w:rtl w:val="0"/>
        </w:rPr>
        <w:t xml:space="preserve">Active restoration may be necessary to reach the threshold at which natural processes can take over. Design active interventions with the question: at what point does this become self-sustaining?</w:t>
      </w:r>
    </w:p>
    <w:p w:rsidR="00000000" w:rsidDel="00000000" w:rsidP="00000000" w:rsidRDefault="00000000" w:rsidRPr="00000000" w14:paraId="0000026A">
      <w:pPr>
        <w:pStyle w:val="Heading3"/>
        <w:rPr/>
      </w:pPr>
      <w:r w:rsidDel="00000000" w:rsidR="00000000" w:rsidRPr="00000000">
        <w:rPr>
          <w:rtl w:val="0"/>
        </w:rPr>
        <w:t xml:space="preserve">When natural recovery is too slow to maintain community commitment</w:t>
      </w:r>
    </w:p>
    <w:p w:rsidR="00000000" w:rsidDel="00000000" w:rsidP="00000000" w:rsidRDefault="00000000" w:rsidRPr="00000000" w14:paraId="0000026B">
      <w:pPr>
        <w:rPr/>
      </w:pPr>
      <w:r w:rsidDel="00000000" w:rsidR="00000000" w:rsidRPr="00000000">
        <w:rPr>
          <w:rtl w:val="0"/>
        </w:rPr>
        <w:t xml:space="preserve">Running parallel activities with faster payoffs provides the early wins that keep communities engaged while longer-term ecological recovery proceeds.</w:t>
      </w:r>
    </w:p>
    <w:p w:rsidR="00000000" w:rsidDel="00000000" w:rsidP="00000000" w:rsidRDefault="00000000" w:rsidRPr="00000000" w14:paraId="0000026C">
      <w:pPr>
        <w:pStyle w:val="Heading3"/>
        <w:rPr/>
      </w:pPr>
      <w:r w:rsidDel="00000000" w:rsidR="00000000" w:rsidRPr="00000000">
        <w:rPr>
          <w:rtl w:val="0"/>
        </w:rPr>
        <w:t xml:space="preserve">When key natural processes have been permanently disrupted</w:t>
      </w:r>
    </w:p>
    <w:p w:rsidR="00000000" w:rsidDel="00000000" w:rsidP="00000000" w:rsidRDefault="00000000" w:rsidRPr="00000000" w14:paraId="0000026D">
      <w:pPr>
        <w:rPr/>
      </w:pPr>
      <w:r w:rsidDel="00000000" w:rsidR="00000000" w:rsidRPr="00000000">
        <w:rPr>
          <w:rtl w:val="0"/>
        </w:rPr>
        <w:t xml:space="preserve">Where natural recovery toward the original state isn't possible, the goal shifts: what is the most ecologically functional and community-beneficial state that natural processes can reach from here, given current conditions?</w:t>
      </w:r>
    </w:p>
    <w:p w:rsidR="00000000" w:rsidDel="00000000" w:rsidP="00000000" w:rsidRDefault="00000000" w:rsidRPr="00000000" w14:paraId="0000026E">
      <w:pPr>
        <w:pStyle w:val="Heading3"/>
        <w:rPr/>
      </w:pPr>
      <w:r w:rsidDel="00000000" w:rsidR="00000000" w:rsidRPr="00000000">
        <w:rPr>
          <w:rtl w:val="0"/>
        </w:rPr>
        <w:t xml:space="preserve">See It In Action: Carousel Excerpts</w:t>
      </w:r>
    </w:p>
    <w:p w:rsidR="00000000" w:rsidDel="00000000" w:rsidP="00000000" w:rsidRDefault="00000000" w:rsidRPr="00000000" w14:paraId="0000026F">
      <w:pPr>
        <w:rPr/>
      </w:pPr>
      <w:r w:rsidDel="00000000" w:rsidR="00000000" w:rsidRPr="00000000">
        <w:rPr>
          <w:rtl w:val="0"/>
        </w:rPr>
        <w:t xml:space="preserve">Marine Sanctuary — Philippines: When Apo Island established its no-take sanctuary and ended destructive fishing, the community didn't engineer a coral reef recovery; they created the conditions for one. The coral ecosystem set in motion a complex restoration process that no human management could have designed or replicated. The community's role was to remove the pressure and protect the space. Nature did the rest.</w:t>
      </w:r>
    </w:p>
    <w:p w:rsidR="00000000" w:rsidDel="00000000" w:rsidP="00000000" w:rsidRDefault="00000000" w:rsidRPr="00000000" w14:paraId="00000270">
      <w:pPr>
        <w:rPr/>
      </w:pPr>
      <w:r w:rsidDel="00000000" w:rsidR="00000000" w:rsidRPr="00000000">
        <w:rPr>
          <w:rtl w:val="0"/>
        </w:rPr>
        <w:t xml:space="preserve">Agroforestry — Thailand: Khao Din's agroforestry system worked because it was designed to function like a forest. Pest insects couldn't build up damaging populations when their food source was scattered among plants they couldn't eat. Dense foliage shaded out weeds. Leaf litter continuously replenished soil fertility. The system reduced dependence on chemical inputs through design.</w:t>
      </w:r>
    </w:p>
    <w:p w:rsidR="00000000" w:rsidDel="00000000" w:rsidP="00000000" w:rsidRDefault="00000000" w:rsidRPr="00000000" w14:paraId="00000271">
      <w:pPr>
        <w:rPr/>
      </w:pPr>
      <w:r w:rsidDel="00000000" w:rsidR="00000000" w:rsidRPr="00000000">
        <w:rPr>
          <w:rtl w:val="0"/>
        </w:rPr>
        <w:t xml:space="preserve">Pesticide Trap — India: The NPM toolkit in Punukula was essentially a catalog of ways to recruit natural processes as active partners in crop protection. As predator populations recovered, each growing season required fewer interventions. Nature, given the conditions to function, progressively took over work that had previously required expensive chemical inputs.</w:t>
      </w:r>
    </w:p>
    <w:p w:rsidR="00000000" w:rsidDel="00000000" w:rsidP="00000000" w:rsidRDefault="00000000" w:rsidRPr="00000000" w14:paraId="00000272">
      <w:pPr>
        <w:rPr/>
      </w:pPr>
      <w:r w:rsidDel="00000000" w:rsidR="00000000" w:rsidRPr="00000000">
        <w:rPr>
          <w:rtl w:val="0"/>
        </w:rPr>
        <w:t xml:space="preserve">Rainwater Harvesting — India: The johads of Rajasthan worked because they aligned with how water moves through a landscape. Rivers and streams restored themselves to year-round flows as the water table rose. Forests recovered as water became available. The community built the dams; nature built the rest.</w:t>
      </w:r>
    </w:p>
    <w:p w:rsidR="00000000" w:rsidDel="00000000" w:rsidP="00000000" w:rsidRDefault="00000000" w:rsidRPr="00000000" w14:paraId="00000273">
      <w:pPr>
        <w:pStyle w:val="Heading3"/>
        <w:rPr/>
      </w:pPr>
      <w:r w:rsidDel="00000000" w:rsidR="00000000" w:rsidRPr="00000000">
        <w:rPr>
          <w:rtl w:val="0"/>
        </w:rPr>
        <w:t xml:space="preserve">Related Ingredients</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and ecological memory</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Building resilience</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Harmony between community and ecosystem</w:t>
      </w:r>
    </w:p>
    <w:p w:rsidR="00000000" w:rsidDel="00000000" w:rsidP="00000000" w:rsidRDefault="00000000" w:rsidRPr="00000000" w14:paraId="00000277">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278">
      <w:pPr>
        <w:shd w:fill="eaf2ff" w:val="clear"/>
        <w:ind w:left="360" w:right="360" w:firstLine="0"/>
        <w:rPr/>
      </w:pPr>
      <w:r w:rsidDel="00000000" w:rsidR="00000000" w:rsidRPr="00000000">
        <w:rPr>
          <w:rtl w:val="0"/>
        </w:rPr>
        <w:t xml:space="preserve">Learn about systems thinking and how working with natural recovery processes creates sustainable restoration.</w:t>
      </w:r>
    </w:p>
    <w:p w:rsidR="00000000" w:rsidDel="00000000" w:rsidP="00000000" w:rsidRDefault="00000000" w:rsidRPr="00000000" w14:paraId="00000279">
      <w:pPr>
        <w:rPr/>
      </w:pPr>
      <w:r w:rsidDel="00000000" w:rsidR="00000000" w:rsidRPr="00000000">
        <w:br w:type="page"/>
      </w: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27B">
      <w:pPr>
        <w:pStyle w:val="Heading1"/>
        <w:rPr/>
      </w:pPr>
      <w:r w:rsidDel="00000000" w:rsidR="00000000" w:rsidRPr="00000000">
        <w:rPr>
          <w:rtl w:val="0"/>
        </w:rPr>
        <w:t xml:space="preserve">Ingredient 7: Mobilizing Community Commitment</w:t>
      </w:r>
    </w:p>
    <w:p w:rsidR="00000000" w:rsidDel="00000000" w:rsidP="00000000" w:rsidRDefault="00000000" w:rsidRPr="00000000" w14:paraId="0000027C">
      <w:pPr>
        <w:rPr/>
      </w:pPr>
      <w:r w:rsidDel="00000000" w:rsidR="00000000" w:rsidRPr="00000000">
        <w:rPr>
          <w:rtl w:val="0"/>
        </w:rPr>
        <w:t xml:space="preserve">Powerful symbols inspire commitment and endurance. Quick results in early stages of action strengthen commitment even further.</w:t>
      </w:r>
    </w:p>
    <w:p w:rsidR="00000000" w:rsidDel="00000000" w:rsidP="00000000" w:rsidRDefault="00000000" w:rsidRPr="00000000" w14:paraId="0000027D">
      <w:pPr>
        <w:rPr/>
      </w:pPr>
      <w:r w:rsidDel="00000000" w:rsidR="00000000" w:rsidRPr="00000000">
        <w:rPr>
          <w:rtl w:val="0"/>
        </w:rPr>
        <w:t xml:space="preserve">It is common for charismatic leaders, cherished sites in a local landscape, or other prominent features of a community's success to serve as symbols that inspire commitment and endurance. Quick success, or "payback," in early stages of community action helps to mobilize commitment even further. Once positive results cascade through community and ecosystem, normal social, economic, and political processes reinforce the turnabout.</w:t>
      </w:r>
    </w:p>
    <w:p w:rsidR="00000000" w:rsidDel="00000000" w:rsidP="00000000" w:rsidRDefault="00000000" w:rsidRPr="00000000" w14:paraId="0000027E">
      <w:pPr>
        <w:pStyle w:val="Heading2"/>
        <w:rPr/>
      </w:pPr>
      <w:r w:rsidDel="00000000" w:rsidR="00000000" w:rsidRPr="00000000">
        <w:rPr>
          <w:rtl w:val="0"/>
        </w:rPr>
        <w:t xml:space="preserve">Recognize It</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 have a site, landmark, or natural feature that holds special meaning for your community? Cherished places often become powerful symbols of what's worth protecting.</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your community have a shared story or narrative about the crisis you're facing? When people share the same story about decline, they're more likely to commit to reversal.</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respected community figures who could champion the cause? Their endorsement gives legitimacy and inspires others to take action.</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you identify early wins that would be visible within 1–3 years? Quick payback helps maintain momentum when the path forward is uncertain.</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your planned intervention include measurable benchmarks? Having clear markers of progress allows you to recognize and celebrate early success.</w:t>
      </w:r>
    </w:p>
    <w:p w:rsidR="00000000" w:rsidDel="00000000" w:rsidP="00000000" w:rsidRDefault="00000000" w:rsidRPr="00000000" w14:paraId="00000284">
      <w:pPr>
        <w:pStyle w:val="Heading2"/>
        <w:rPr/>
      </w:pPr>
      <w:r w:rsidDel="00000000" w:rsidR="00000000" w:rsidRPr="00000000">
        <w:rPr>
          <w:rtl w:val="0"/>
        </w:rPr>
        <w:t xml:space="preserve">Amplify It</w:t>
      </w:r>
    </w:p>
    <w:p w:rsidR="00000000" w:rsidDel="00000000" w:rsidP="00000000" w:rsidRDefault="00000000" w:rsidRPr="00000000" w14:paraId="00000285">
      <w:pPr>
        <w:pStyle w:val="Heading3"/>
        <w:rPr/>
      </w:pPr>
      <w:r w:rsidDel="00000000" w:rsidR="00000000" w:rsidRPr="00000000">
        <w:rPr>
          <w:rtl w:val="0"/>
        </w:rPr>
        <w:t xml:space="preserve">Formalize the symbolic importance of key sites or features</w:t>
      </w:r>
    </w:p>
    <w:p w:rsidR="00000000" w:rsidDel="00000000" w:rsidP="00000000" w:rsidRDefault="00000000" w:rsidRPr="00000000" w14:paraId="00000286">
      <w:pPr>
        <w:rPr/>
      </w:pPr>
      <w:r w:rsidDel="00000000" w:rsidR="00000000" w:rsidRPr="00000000">
        <w:rPr>
          <w:rtl w:val="0"/>
        </w:rPr>
        <w:t xml:space="preserve">If a place already holds meaning, make that status explicit. This might mean declaring it protected, creating ceremonies around it, or incorporating it into community identity in visible ways.</w:t>
      </w:r>
    </w:p>
    <w:p w:rsidR="00000000" w:rsidDel="00000000" w:rsidP="00000000" w:rsidRDefault="00000000" w:rsidRPr="00000000" w14:paraId="00000287">
      <w:pPr>
        <w:pStyle w:val="Heading3"/>
        <w:rPr/>
      </w:pPr>
      <w:r w:rsidDel="00000000" w:rsidR="00000000" w:rsidRPr="00000000">
        <w:rPr>
          <w:rtl w:val="0"/>
        </w:rPr>
        <w:t xml:space="preserve">Tell the success story repeatedly</w:t>
      </w:r>
    </w:p>
    <w:p w:rsidR="00000000" w:rsidDel="00000000" w:rsidP="00000000" w:rsidRDefault="00000000" w:rsidRPr="00000000" w14:paraId="00000288">
      <w:pPr>
        <w:rPr/>
      </w:pPr>
      <w:r w:rsidDel="00000000" w:rsidR="00000000" w:rsidRPr="00000000">
        <w:rPr>
          <w:rtl w:val="0"/>
        </w:rPr>
        <w:t xml:space="preserve">As positive results emerge, integrate them into how your community talks about itself. The narrative of "we were in decline, we took action, things improved" becomes a central part of identity that reinforces continued commitment.</w:t>
      </w:r>
    </w:p>
    <w:p w:rsidR="00000000" w:rsidDel="00000000" w:rsidP="00000000" w:rsidRDefault="00000000" w:rsidRPr="00000000" w14:paraId="00000289">
      <w:pPr>
        <w:pStyle w:val="Heading3"/>
        <w:rPr/>
      </w:pPr>
      <w:r w:rsidDel="00000000" w:rsidR="00000000" w:rsidRPr="00000000">
        <w:rPr>
          <w:rtl w:val="0"/>
        </w:rPr>
        <w:t xml:space="preserve">Make early wins highly visible</w:t>
      </w:r>
    </w:p>
    <w:p w:rsidR="00000000" w:rsidDel="00000000" w:rsidP="00000000" w:rsidRDefault="00000000" w:rsidRPr="00000000" w14:paraId="0000028A">
      <w:pPr>
        <w:rPr/>
      </w:pPr>
      <w:r w:rsidDel="00000000" w:rsidR="00000000" w:rsidRPr="00000000">
        <w:rPr>
          <w:rtl w:val="0"/>
        </w:rPr>
        <w:t xml:space="preserve">When improvements occur, ensure the community sees them. This might mean organizing site visits, creating before/after documentation, or gathering to witness recovery directly.</w:t>
      </w:r>
    </w:p>
    <w:p w:rsidR="00000000" w:rsidDel="00000000" w:rsidP="00000000" w:rsidRDefault="00000000" w:rsidRPr="00000000" w14:paraId="0000028B">
      <w:pPr>
        <w:pStyle w:val="Heading3"/>
        <w:rPr/>
      </w:pPr>
      <w:r w:rsidDel="00000000" w:rsidR="00000000" w:rsidRPr="00000000">
        <w:rPr>
          <w:rtl w:val="0"/>
        </w:rPr>
        <w:t xml:space="preserve">Connect symbolic sites to tangible benefits</w:t>
      </w:r>
    </w:p>
    <w:p w:rsidR="00000000" w:rsidDel="00000000" w:rsidP="00000000" w:rsidRDefault="00000000" w:rsidRPr="00000000" w14:paraId="0000028C">
      <w:pPr>
        <w:rPr/>
      </w:pPr>
      <w:r w:rsidDel="00000000" w:rsidR="00000000" w:rsidRPr="00000000">
        <w:rPr>
          <w:rtl w:val="0"/>
        </w:rPr>
        <w:t xml:space="preserve">The most effective symbols aren't just emotionally meaningful; they deliver concrete improvements to people's lives. When a protected area leads to better catches nearby, or a restored watershed provides cleaner water, the symbol becomes inseparable from practical benefit.</w:t>
      </w:r>
    </w:p>
    <w:p w:rsidR="00000000" w:rsidDel="00000000" w:rsidP="00000000" w:rsidRDefault="00000000" w:rsidRPr="00000000" w14:paraId="0000028D">
      <w:pPr>
        <w:pStyle w:val="Heading3"/>
        <w:rPr/>
      </w:pPr>
      <w:r w:rsidDel="00000000" w:rsidR="00000000" w:rsidRPr="00000000">
        <w:rPr>
          <w:rtl w:val="0"/>
        </w:rPr>
        <w:t xml:space="preserve">Build celebration into your process</w:t>
      </w:r>
    </w:p>
    <w:p w:rsidR="00000000" w:rsidDel="00000000" w:rsidP="00000000" w:rsidRDefault="00000000" w:rsidRPr="00000000" w14:paraId="0000028E">
      <w:pPr>
        <w:rPr/>
      </w:pPr>
      <w:r w:rsidDel="00000000" w:rsidR="00000000" w:rsidRPr="00000000">
        <w:rPr>
          <w:rtl w:val="0"/>
        </w:rPr>
        <w:t xml:space="preserve">Recognize achievements publicly and collectively. This creates positive associations with the hard work of restoration and strengthens the sense that effort leads to reward.</w:t>
      </w:r>
    </w:p>
    <w:p w:rsidR="00000000" w:rsidDel="00000000" w:rsidP="00000000" w:rsidRDefault="00000000" w:rsidRPr="00000000" w14:paraId="0000028F">
      <w:pPr>
        <w:pStyle w:val="Heading2"/>
        <w:rPr/>
      </w:pPr>
      <w:r w:rsidDel="00000000" w:rsidR="00000000" w:rsidRPr="00000000">
        <w:rPr>
          <w:rtl w:val="0"/>
        </w:rPr>
        <w:t xml:space="preserve">Build It</w:t>
      </w:r>
    </w:p>
    <w:p w:rsidR="00000000" w:rsidDel="00000000" w:rsidP="00000000" w:rsidRDefault="00000000" w:rsidRPr="00000000" w14:paraId="00000290">
      <w:pPr>
        <w:pStyle w:val="Heading3"/>
        <w:rPr/>
      </w:pPr>
      <w:r w:rsidDel="00000000" w:rsidR="00000000" w:rsidRPr="00000000">
        <w:rPr>
          <w:rtl w:val="0"/>
        </w:rPr>
        <w:t xml:space="preserve">Choose interventions that can show results quickly</w:t>
      </w:r>
    </w:p>
    <w:p w:rsidR="00000000" w:rsidDel="00000000" w:rsidP="00000000" w:rsidRDefault="00000000" w:rsidRPr="00000000" w14:paraId="00000291">
      <w:pPr>
        <w:rPr/>
      </w:pPr>
      <w:r w:rsidDel="00000000" w:rsidR="00000000" w:rsidRPr="00000000">
        <w:rPr>
          <w:rtl w:val="0"/>
        </w:rPr>
        <w:t xml:space="preserve">When designing your approach, consider what will deliver visible improvement within a timeframe that maintains commitment, typically 1–3 years.</w:t>
      </w:r>
    </w:p>
    <w:p w:rsidR="00000000" w:rsidDel="00000000" w:rsidP="00000000" w:rsidRDefault="00000000" w:rsidRPr="00000000" w14:paraId="00000292">
      <w:pPr>
        <w:pStyle w:val="Heading3"/>
        <w:rPr/>
      </w:pPr>
      <w:r w:rsidDel="00000000" w:rsidR="00000000" w:rsidRPr="00000000">
        <w:rPr>
          <w:rtl w:val="0"/>
        </w:rPr>
        <w:t xml:space="preserve">Create symbols intentionally</w:t>
      </w:r>
    </w:p>
    <w:p w:rsidR="00000000" w:rsidDel="00000000" w:rsidP="00000000" w:rsidRDefault="00000000" w:rsidRPr="00000000" w14:paraId="00000293">
      <w:pPr>
        <w:rPr/>
      </w:pPr>
      <w:r w:rsidDel="00000000" w:rsidR="00000000" w:rsidRPr="00000000">
        <w:rPr>
          <w:rtl w:val="0"/>
        </w:rPr>
        <w:t xml:space="preserve">If no natural focal point exists, establish one. This might be a pilot site that demonstrates the approach, a monument marking the beginning of restoration, or a regular gathering that becomes associated with your work.</w:t>
      </w:r>
    </w:p>
    <w:p w:rsidR="00000000" w:rsidDel="00000000" w:rsidP="00000000" w:rsidRDefault="00000000" w:rsidRPr="00000000" w14:paraId="00000294">
      <w:pPr>
        <w:pStyle w:val="Heading3"/>
        <w:rPr/>
      </w:pPr>
      <w:r w:rsidDel="00000000" w:rsidR="00000000" w:rsidRPr="00000000">
        <w:rPr>
          <w:rtl w:val="0"/>
        </w:rPr>
        <w:t xml:space="preserve">Document the journey</w:t>
      </w:r>
    </w:p>
    <w:p w:rsidR="00000000" w:rsidDel="00000000" w:rsidP="00000000" w:rsidRDefault="00000000" w:rsidRPr="00000000" w14:paraId="00000295">
      <w:pPr>
        <w:rPr/>
      </w:pPr>
      <w:r w:rsidDel="00000000" w:rsidR="00000000" w:rsidRPr="00000000">
        <w:rPr>
          <w:rtl w:val="0"/>
        </w:rPr>
        <w:t xml:space="preserve">From the beginning, capture the state of things before intervention. This creates a baseline against which even modest early improvements become visible and meaningful.</w:t>
      </w:r>
    </w:p>
    <w:p w:rsidR="00000000" w:rsidDel="00000000" w:rsidP="00000000" w:rsidRDefault="00000000" w:rsidRPr="00000000" w14:paraId="00000296">
      <w:pPr>
        <w:pStyle w:val="Heading3"/>
        <w:rPr/>
      </w:pPr>
      <w:r w:rsidDel="00000000" w:rsidR="00000000" w:rsidRPr="00000000">
        <w:rPr>
          <w:rtl w:val="0"/>
        </w:rPr>
        <w:t xml:space="preserve">Link your work to existing sources of pride</w:t>
      </w:r>
    </w:p>
    <w:p w:rsidR="00000000" w:rsidDel="00000000" w:rsidP="00000000" w:rsidRDefault="00000000" w:rsidRPr="00000000" w14:paraId="00000297">
      <w:pPr>
        <w:rPr/>
      </w:pPr>
      <w:r w:rsidDel="00000000" w:rsidR="00000000" w:rsidRPr="00000000">
        <w:rPr>
          <w:rtl w:val="0"/>
        </w:rPr>
        <w:t xml:space="preserve">Connect restoration efforts to aspects of community identity that people already value. If the community takes pride in traditional practices, frame restoration as reclaiming those practices.</w:t>
      </w:r>
    </w:p>
    <w:p w:rsidR="00000000" w:rsidDel="00000000" w:rsidP="00000000" w:rsidRDefault="00000000" w:rsidRPr="00000000" w14:paraId="00000298">
      <w:pPr>
        <w:pStyle w:val="Heading2"/>
        <w:rPr/>
      </w:pPr>
      <w:r w:rsidDel="00000000" w:rsidR="00000000" w:rsidRPr="00000000">
        <w:rPr>
          <w:rtl w:val="0"/>
        </w:rPr>
        <w:t xml:space="preserve">Work Around It</w:t>
      </w:r>
    </w:p>
    <w:p w:rsidR="00000000" w:rsidDel="00000000" w:rsidP="00000000" w:rsidRDefault="00000000" w:rsidRPr="00000000" w14:paraId="00000299">
      <w:pPr>
        <w:pStyle w:val="Heading3"/>
        <w:rPr/>
      </w:pPr>
      <w:r w:rsidDel="00000000" w:rsidR="00000000" w:rsidRPr="00000000">
        <w:rPr>
          <w:rtl w:val="0"/>
        </w:rPr>
        <w:t xml:space="preserve">Be transparent about timelines</w:t>
      </w:r>
    </w:p>
    <w:p w:rsidR="00000000" w:rsidDel="00000000" w:rsidP="00000000" w:rsidRDefault="00000000" w:rsidRPr="00000000" w14:paraId="0000029A">
      <w:pPr>
        <w:rPr/>
      </w:pPr>
      <w:r w:rsidDel="00000000" w:rsidR="00000000" w:rsidRPr="00000000">
        <w:rPr>
          <w:rtl w:val="0"/>
        </w:rPr>
        <w:t xml:space="preserve">If results will take years, explain why clearly. People can sustain commitment through long processes if they understand what's realistic.</w:t>
      </w:r>
    </w:p>
    <w:p w:rsidR="00000000" w:rsidDel="00000000" w:rsidP="00000000" w:rsidRDefault="00000000" w:rsidRPr="00000000" w14:paraId="0000029B">
      <w:pPr>
        <w:pStyle w:val="Heading3"/>
        <w:rPr/>
      </w:pPr>
      <w:r w:rsidDel="00000000" w:rsidR="00000000" w:rsidRPr="00000000">
        <w:rPr>
          <w:rtl w:val="0"/>
        </w:rPr>
        <w:t xml:space="preserve">Create intermediate milestones</w:t>
      </w:r>
    </w:p>
    <w:p w:rsidR="00000000" w:rsidDel="00000000" w:rsidP="00000000" w:rsidRDefault="00000000" w:rsidRPr="00000000" w14:paraId="0000029C">
      <w:pPr>
        <w:rPr/>
      </w:pPr>
      <w:r w:rsidDel="00000000" w:rsidR="00000000" w:rsidRPr="00000000">
        <w:rPr>
          <w:rtl w:val="0"/>
        </w:rPr>
        <w:t xml:space="preserve">If the ultimate goal is distant, break it into smaller achievements that can be recognized along the way.</w:t>
      </w:r>
    </w:p>
    <w:p w:rsidR="00000000" w:rsidDel="00000000" w:rsidP="00000000" w:rsidRDefault="00000000" w:rsidRPr="00000000" w14:paraId="0000029D">
      <w:pPr>
        <w:pStyle w:val="Heading3"/>
        <w:rPr/>
      </w:pPr>
      <w:r w:rsidDel="00000000" w:rsidR="00000000" w:rsidRPr="00000000">
        <w:rPr>
          <w:rtl w:val="0"/>
        </w:rPr>
        <w:t xml:space="preserve">Focus on process victories</w:t>
      </w:r>
    </w:p>
    <w:p w:rsidR="00000000" w:rsidDel="00000000" w:rsidP="00000000" w:rsidRDefault="00000000" w:rsidRPr="00000000" w14:paraId="0000029E">
      <w:pPr>
        <w:rPr/>
      </w:pPr>
      <w:r w:rsidDel="00000000" w:rsidR="00000000" w:rsidRPr="00000000">
        <w:rPr>
          <w:rtl w:val="0"/>
        </w:rPr>
        <w:t xml:space="preserve">When outcome victories aren't yet visible, celebrate process achievements: successfully establishing a management system, achieving broad participation, or overcoming a specific obstacle.</w:t>
      </w:r>
    </w:p>
    <w:p w:rsidR="00000000" w:rsidDel="00000000" w:rsidP="00000000" w:rsidRDefault="00000000" w:rsidRPr="00000000" w14:paraId="0000029F">
      <w:pPr>
        <w:pStyle w:val="Heading3"/>
        <w:rPr/>
      </w:pPr>
      <w:r w:rsidDel="00000000" w:rsidR="00000000" w:rsidRPr="00000000">
        <w:rPr>
          <w:rtl w:val="0"/>
        </w:rPr>
        <w:t xml:space="preserve">Build tangible benefits independent of ecological outcomes</w:t>
      </w:r>
    </w:p>
    <w:p w:rsidR="00000000" w:rsidDel="00000000" w:rsidP="00000000" w:rsidRDefault="00000000" w:rsidRPr="00000000" w14:paraId="000002A0">
      <w:pPr>
        <w:rPr/>
      </w:pPr>
      <w:r w:rsidDel="00000000" w:rsidR="00000000" w:rsidRPr="00000000">
        <w:rPr>
          <w:rtl w:val="0"/>
        </w:rPr>
        <w:t xml:space="preserve">If ecosystem recovery will be slow, ensure other community benefits emerge sooner: improved infrastructure, new income sources, enhanced education, or strengthened social networks.</w:t>
      </w:r>
    </w:p>
    <w:p w:rsidR="00000000" w:rsidDel="00000000" w:rsidP="00000000" w:rsidRDefault="00000000" w:rsidRPr="00000000" w14:paraId="000002A1">
      <w:pPr>
        <w:pStyle w:val="Heading3"/>
        <w:rPr/>
      </w:pPr>
      <w:r w:rsidDel="00000000" w:rsidR="00000000" w:rsidRPr="00000000">
        <w:rPr>
          <w:rtl w:val="0"/>
        </w:rPr>
        <w:t xml:space="preserve">See It In Action: Carousel Excerpts</w:t>
      </w:r>
    </w:p>
    <w:p w:rsidR="00000000" w:rsidDel="00000000" w:rsidP="00000000" w:rsidRDefault="00000000" w:rsidRPr="00000000" w14:paraId="000002A2">
      <w:pPr>
        <w:rPr/>
      </w:pPr>
      <w:r w:rsidDel="00000000" w:rsidR="00000000" w:rsidRPr="00000000">
        <w:rPr>
          <w:rtl w:val="0"/>
        </w:rPr>
        <w:t xml:space="preserve">Marine Sanctuary — Philippines: The Apo Island sanctuary became a symbol</w:t>
      </w:r>
      <w:ins w:author="Gerald Marten" w:id="44" w:date="2026-06-02T07:37:27Z">
        <w:r w:rsidDel="00000000" w:rsidR="00000000" w:rsidRPr="00000000">
          <w:rPr>
            <w:rtl w:val="0"/>
          </w:rPr>
          <w:t xml:space="preserve"> that</w:t>
        </w:r>
      </w:ins>
      <w:r w:rsidDel="00000000" w:rsidR="00000000" w:rsidRPr="00000000">
        <w:rPr>
          <w:rtl w:val="0"/>
        </w:rPr>
        <w:t xml:space="preserve"> the community treats as sacred. Islanders say it saved the reef, the fishery, and their way of life. Three years after establishing it, fish stocks had recovered enough that the community extended its management to fishing grounds outside the sanctuary. Tourism </w:t>
      </w:r>
      <w:ins w:author="Gerald Marten" w:id="45" w:date="2026-06-02T07:38:02Z">
        <w:r w:rsidDel="00000000" w:rsidR="00000000" w:rsidRPr="00000000">
          <w:rPr>
            <w:rtl w:val="0"/>
          </w:rPr>
          <w:t xml:space="preserve">quickly </w:t>
        </w:r>
      </w:ins>
      <w:r w:rsidDel="00000000" w:rsidR="00000000" w:rsidRPr="00000000">
        <w:rPr>
          <w:rtl w:val="0"/>
        </w:rPr>
        <w:t xml:space="preserve">followed the reef's recovery, and a substantial portion of that income went back into community infrastructure.</w:t>
      </w:r>
    </w:p>
    <w:p w:rsidR="00000000" w:rsidDel="00000000" w:rsidP="00000000" w:rsidRDefault="00000000" w:rsidRPr="00000000" w14:paraId="000002A3">
      <w:pPr>
        <w:rPr/>
      </w:pPr>
      <w:r w:rsidDel="00000000" w:rsidR="00000000" w:rsidRPr="00000000">
        <w:rPr>
          <w:rtl w:val="0"/>
        </w:rPr>
        <w:t xml:space="preserve">Agroforestry — Thailand: Khao Din's leader Lungta became a focal point for community commitment during the years when results were uncertain. His credibility with neighboring farmers, and his willingness to let his own land serve as a demonstration site, gave others a concrete reason to trust the approach before they had personal evidence it worked.</w:t>
      </w:r>
    </w:p>
    <w:p w:rsidR="00000000" w:rsidDel="00000000" w:rsidP="00000000" w:rsidRDefault="00000000" w:rsidRPr="00000000" w14:paraId="000002A4">
      <w:pPr>
        <w:rPr/>
      </w:pPr>
      <w:r w:rsidDel="00000000" w:rsidR="00000000" w:rsidRPr="00000000">
        <w:rPr>
          <w:rtl w:val="0"/>
        </w:rPr>
        <w:t xml:space="preserve">Pesticide Trap — India: In Punukula, the first farmer to try Non-Pesticide Management became the evidence that made it possible for others to follow. His visible results in year one shifted the conversation from theory to proof. By year three, the entire village had converted.</w:t>
      </w:r>
    </w:p>
    <w:p w:rsidR="00000000" w:rsidDel="00000000" w:rsidP="00000000" w:rsidRDefault="00000000" w:rsidRPr="00000000" w14:paraId="000002A5">
      <w:pPr>
        <w:rPr/>
      </w:pPr>
      <w:r w:rsidDel="00000000" w:rsidR="00000000" w:rsidRPr="00000000">
        <w:rPr>
          <w:rtl w:val="0"/>
        </w:rPr>
        <w:t xml:space="preserve">Rainwater Harvesting — India: Gopalpura's water recovery produced results visible enough to draw other villages to learn from them, and that recognition deepened the community's commitment to what it had built. The johads became symbols of what collective action could achieve.</w:t>
      </w:r>
    </w:p>
    <w:p w:rsidR="00000000" w:rsidDel="00000000" w:rsidP="00000000" w:rsidRDefault="00000000" w:rsidRPr="00000000" w14:paraId="000002A6">
      <w:pPr>
        <w:pStyle w:val="Heading3"/>
        <w:rPr/>
      </w:pPr>
      <w:r w:rsidDel="00000000" w:rsidR="00000000" w:rsidRPr="00000000">
        <w:rPr>
          <w:rtl w:val="0"/>
        </w:rPr>
        <w:t xml:space="preserve">Related Ingredients</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Shared community awareness and commitment</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Enduring commitment of local leadership</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Building resilience</w:t>
      </w:r>
    </w:p>
    <w:p w:rsidR="00000000" w:rsidDel="00000000" w:rsidP="00000000" w:rsidRDefault="00000000" w:rsidRPr="00000000" w14:paraId="000002AA">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2AB">
      <w:pPr>
        <w:shd w:fill="eaf2ff" w:val="clear"/>
        <w:ind w:left="360" w:right="360" w:firstLine="0"/>
        <w:rPr/>
      </w:pPr>
      <w:r w:rsidDel="00000000" w:rsidR="00000000" w:rsidRPr="00000000">
        <w:rPr>
          <w:rtl w:val="0"/>
        </w:rPr>
        <w:t xml:space="preserve">Learn about systems thinking and how mobilizing commitment enables communities to sustain effort through the challenging work of reversing vicious cycles.</w:t>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2AE">
      <w:pPr>
        <w:pStyle w:val="Heading1"/>
        <w:rPr/>
      </w:pPr>
      <w:r w:rsidDel="00000000" w:rsidR="00000000" w:rsidRPr="00000000">
        <w:rPr>
          <w:rtl w:val="0"/>
        </w:rPr>
        <w:t xml:space="preserve">Ingredient 8: Overcoming Social Obstacles</w:t>
      </w:r>
    </w:p>
    <w:p w:rsidR="00000000" w:rsidDel="00000000" w:rsidP="00000000" w:rsidRDefault="00000000" w:rsidRPr="00000000" w14:paraId="000002AF">
      <w:pPr>
        <w:rPr/>
      </w:pPr>
      <w:r w:rsidDel="00000000" w:rsidR="00000000" w:rsidRPr="00000000">
        <w:rPr>
          <w:rtl w:val="0"/>
        </w:rPr>
        <w:t xml:space="preserve">Every restoration faces resistance. The communities that succeed find ways through it, not by avoiding conflict, but by meeting it with strategy, solidarity, and persistence.</w:t>
      </w:r>
    </w:p>
    <w:p w:rsidR="00000000" w:rsidDel="00000000" w:rsidP="00000000" w:rsidRDefault="00000000" w:rsidRPr="00000000" w14:paraId="000002B0">
      <w:pPr>
        <w:rPr/>
      </w:pPr>
      <w:r w:rsidDel="00000000" w:rsidR="00000000" w:rsidRPr="00000000">
        <w:rPr>
          <w:rtl w:val="0"/>
        </w:rPr>
        <w:t xml:space="preserve">Social obstacles are not exceptions to the restoration process; they are part of it. </w:t>
      </w:r>
      <w:ins w:author="Gerald Marten" w:id="46" w:date="2026-06-02T07:41:27Z">
        <w:r w:rsidDel="00000000" w:rsidR="00000000" w:rsidRPr="00000000">
          <w:rPr>
            <w:rtl w:val="0"/>
          </w:rPr>
          <w:t xml:space="preserve">Today’s complex and fast-paced </w:t>
        </w:r>
        <w:r w:rsidDel="00000000" w:rsidR="00000000" w:rsidRPr="00000000">
          <w:rPr>
            <w:rtl w:val="0"/>
            <w:rPrChange w:author="Gerald Marten" w:id="47" w:date="2026-06-02T07:41:27Z">
              <w:rPr/>
            </w:rPrChange>
          </w:rPr>
          <w:t xml:space="preserve">world can be so </w:t>
        </w:r>
        <w:r w:rsidDel="00000000" w:rsidR="00000000" w:rsidRPr="00000000">
          <w:rPr>
            <w:rtl w:val="0"/>
          </w:rPr>
          <w:t xml:space="preserve">demanding that people </w:t>
        </w:r>
        <w:r w:rsidDel="00000000" w:rsidR="00000000" w:rsidRPr="00000000">
          <w:rPr>
            <w:rtl w:val="0"/>
            <w:rPrChange w:author="Gerald Marten" w:id="47" w:date="2026-06-02T07:41:27Z">
              <w:rPr/>
            </w:rPrChange>
          </w:rPr>
          <w:t xml:space="preserve">do not have the time for </w:t>
        </w:r>
        <w:r w:rsidDel="00000000" w:rsidR="00000000" w:rsidRPr="00000000">
          <w:rPr>
            <w:rtl w:val="0"/>
            <w:rPrChange w:author="Gerald Marten" w:id="47" w:date="2026-06-02T07:41:27Z">
              <w:rPr/>
            </w:rPrChange>
          </w:rPr>
          <w:t xml:space="preserve">community</w:t>
        </w:r>
        <w:r w:rsidDel="00000000" w:rsidR="00000000" w:rsidRPr="00000000">
          <w:rPr>
            <w:rtl w:val="0"/>
            <w:rPrChange w:author="Gerald Marten" w:id="47" w:date="2026-06-02T07:41:27Z">
              <w:rPr/>
            </w:rPrChange>
          </w:rPr>
          <w:t xml:space="preserve"> </w:t>
        </w:r>
        <w:r w:rsidDel="00000000" w:rsidR="00000000" w:rsidRPr="00000000">
          <w:rPr>
            <w:rtl w:val="0"/>
            <w:rPrChange w:author="Gerald Marten" w:id="47" w:date="2026-06-02T07:41:27Z">
              <w:rPr/>
            </w:rPrChange>
          </w:rPr>
          <w:t xml:space="preserve">participation or</w:t>
        </w:r>
        <w:r w:rsidDel="00000000" w:rsidR="00000000" w:rsidRPr="00000000">
          <w:rPr>
            <w:rtl w:val="0"/>
          </w:rPr>
          <w:t xml:space="preserve"> service. Moreover, </w:t>
        </w:r>
      </w:ins>
      <w:del w:author="Gerald Marten" w:id="46" w:date="2026-06-02T07:41:27Z">
        <w:r w:rsidDel="00000000" w:rsidR="00000000" w:rsidRPr="00000000">
          <w:rPr>
            <w:rtl w:val="0"/>
          </w:rPr>
          <w:delText xml:space="preserve">C</w:delText>
        </w:r>
      </w:del>
      <w:ins w:author="Gerald Marten" w:id="46" w:date="2026-06-02T07:41:27Z">
        <w:r w:rsidDel="00000000" w:rsidR="00000000" w:rsidRPr="00000000">
          <w:rPr>
            <w:rtl w:val="0"/>
          </w:rPr>
          <w:t xml:space="preserve">c</w:t>
        </w:r>
      </w:ins>
      <w:r w:rsidDel="00000000" w:rsidR="00000000" w:rsidRPr="00000000">
        <w:rPr>
          <w:rtl w:val="0"/>
        </w:rPr>
        <w:t xml:space="preserve">ommunities attempting to reverse environmental decline </w:t>
      </w:r>
      <w:ins w:author="Gerald Marten" w:id="48" w:date="2026-06-02T07:49:54Z">
        <w:r w:rsidDel="00000000" w:rsidR="00000000" w:rsidRPr="00000000">
          <w:rPr>
            <w:rtl w:val="0"/>
          </w:rPr>
          <w:t xml:space="preserve">may </w:t>
        </w:r>
      </w:ins>
      <w:del w:author="Gerald Marten" w:id="48" w:date="2026-06-02T07:49:54Z">
        <w:r w:rsidDel="00000000" w:rsidR="00000000" w:rsidRPr="00000000">
          <w:rPr>
            <w:rtl w:val="0"/>
          </w:rPr>
          <w:delText xml:space="preserve">will </w:delText>
        </w:r>
      </w:del>
      <w:r w:rsidDel="00000000" w:rsidR="00000000" w:rsidRPr="00000000">
        <w:rPr>
          <w:rtl w:val="0"/>
        </w:rPr>
        <w:t xml:space="preserve">encounter resistance from within: people who fear change, who can't afford the risk of trying something new, or whose short-term interests conflict with the collective good. They </w:t>
      </w:r>
      <w:ins w:author="Gerald Marten" w:id="49" w:date="2026-06-02T07:50:12Z">
        <w:r w:rsidDel="00000000" w:rsidR="00000000" w:rsidRPr="00000000">
          <w:rPr>
            <w:rtl w:val="0"/>
          </w:rPr>
          <w:t xml:space="preserve">may </w:t>
        </w:r>
      </w:ins>
      <w:del w:author="Gerald Marten" w:id="49" w:date="2026-06-02T07:50:12Z">
        <w:r w:rsidDel="00000000" w:rsidR="00000000" w:rsidRPr="00000000">
          <w:rPr>
            <w:rtl w:val="0"/>
          </w:rPr>
          <w:delText xml:space="preserve">will </w:delText>
        </w:r>
      </w:del>
      <w:r w:rsidDel="00000000" w:rsidR="00000000" w:rsidRPr="00000000">
        <w:rPr>
          <w:rtl w:val="0"/>
        </w:rPr>
        <w:t xml:space="preserve">encounter resistance from outside: commercial interests threatened by community autonomy, government agencies that don't recognize local authority, powerful actors who benefit from the status quo. The communities that succeed don't avoid these conflicts. They anticipate them, develop strategies for navigating them, and build the collective strength to persist through them.</w:t>
      </w:r>
    </w:p>
    <w:p w:rsidR="00000000" w:rsidDel="00000000" w:rsidP="00000000" w:rsidRDefault="00000000" w:rsidRPr="00000000" w14:paraId="000002B1">
      <w:pPr>
        <w:pStyle w:val="Heading2"/>
        <w:rPr/>
      </w:pPr>
      <w:r w:rsidDel="00000000" w:rsidR="00000000" w:rsidRPr="00000000">
        <w:rPr>
          <w:rtl w:val="0"/>
        </w:rPr>
        <w:t xml:space="preserve">Recognize It</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there internal resistance (community members who are skeptical, fearful, or actively opposed to the proposed change)? Internal resistance is almost universal in early-stage restoration.</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community members whose economic situation makes the risk of trying something new genuinely prohibitive? Skepticism rooted in poverty or debt is different from skepticism rooted in preference or habit.</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proposed restoration put the community in conflict with outside authority (government agencies, national laws, commercial operators, neighboring communities)?</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actors outside the community who benefit from the status quo and have the means to actively obstruct change? Pesticide dealers, commercial fishing operations, mining companies: actors whose income depends on the community's continued dependence.</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community found ways to design its rules and governance so that they're enforceable without requiring heroic effort? Rules that depend on constant vigilance tend to fail.</w:t>
      </w:r>
    </w:p>
    <w:p w:rsidR="00000000" w:rsidDel="00000000" w:rsidP="00000000" w:rsidRDefault="00000000" w:rsidRPr="00000000" w14:paraId="000002B7">
      <w:pPr>
        <w:pStyle w:val="Heading2"/>
        <w:rPr/>
      </w:pPr>
      <w:r w:rsidDel="00000000" w:rsidR="00000000" w:rsidRPr="00000000">
        <w:rPr>
          <w:rtl w:val="0"/>
        </w:rPr>
        <w:t xml:space="preserve">Amplify It</w:t>
      </w:r>
    </w:p>
    <w:p w:rsidR="00000000" w:rsidDel="00000000" w:rsidP="00000000" w:rsidRDefault="00000000" w:rsidRPr="00000000" w14:paraId="000002B8">
      <w:pPr>
        <w:pStyle w:val="Heading3"/>
        <w:rPr/>
      </w:pPr>
      <w:r w:rsidDel="00000000" w:rsidR="00000000" w:rsidRPr="00000000">
        <w:rPr>
          <w:rtl w:val="0"/>
        </w:rPr>
        <w:t xml:space="preserve">Make the rules easy to enforce</w:t>
      </w:r>
    </w:p>
    <w:p w:rsidR="00000000" w:rsidDel="00000000" w:rsidP="00000000" w:rsidRDefault="00000000" w:rsidRPr="00000000" w14:paraId="000002B9">
      <w:pPr>
        <w:rPr/>
      </w:pPr>
      <w:r w:rsidDel="00000000" w:rsidR="00000000" w:rsidRPr="00000000">
        <w:rPr>
          <w:rtl w:val="0"/>
        </w:rPr>
        <w:t xml:space="preserve">The most effective governance solutions are ones that minimize the cost of enforcement. Apo Island's no-fishing sanctuary rule could be monitored by a single person watching from the beach: a task rotated among families so no one bore it alone.</w:t>
      </w:r>
    </w:p>
    <w:p w:rsidR="00000000" w:rsidDel="00000000" w:rsidP="00000000" w:rsidRDefault="00000000" w:rsidRPr="00000000" w14:paraId="000002BA">
      <w:pPr>
        <w:pStyle w:val="Heading3"/>
        <w:rPr/>
      </w:pPr>
      <w:r w:rsidDel="00000000" w:rsidR="00000000" w:rsidRPr="00000000">
        <w:rPr>
          <w:rtl w:val="0"/>
        </w:rPr>
        <w:t xml:space="preserve">Build collective responses to economic pressure</w:t>
      </w:r>
    </w:p>
    <w:p w:rsidR="00000000" w:rsidDel="00000000" w:rsidP="00000000" w:rsidRDefault="00000000" w:rsidRPr="00000000" w14:paraId="000002BB">
      <w:pPr>
        <w:rPr/>
      </w:pPr>
      <w:r w:rsidDel="00000000" w:rsidR="00000000" w:rsidRPr="00000000">
        <w:rPr>
          <w:rtl w:val="0"/>
        </w:rPr>
        <w:t xml:space="preserve">When outside actors use economic leverage to punish communities for changing, collective responses change the equation: marketing cooperatives find alternative buyers, mutual aid networks cover gaps, unified negotiating positions force creditors to accept reasonable terms.</w:t>
      </w:r>
    </w:p>
    <w:p w:rsidR="00000000" w:rsidDel="00000000" w:rsidP="00000000" w:rsidRDefault="00000000" w:rsidRPr="00000000" w14:paraId="000002BC">
      <w:pPr>
        <w:pStyle w:val="Heading3"/>
        <w:rPr/>
      </w:pPr>
      <w:r w:rsidDel="00000000" w:rsidR="00000000" w:rsidRPr="00000000">
        <w:rPr>
          <w:rtl w:val="0"/>
        </w:rPr>
        <w:t xml:space="preserve">Convert skeptics through results, not argument</w:t>
      </w:r>
    </w:p>
    <w:p w:rsidR="00000000" w:rsidDel="00000000" w:rsidP="00000000" w:rsidRDefault="00000000" w:rsidRPr="00000000" w14:paraId="000002BD">
      <w:pPr>
        <w:rPr/>
      </w:pPr>
      <w:r w:rsidDel="00000000" w:rsidR="00000000" w:rsidRPr="00000000">
        <w:rPr>
          <w:rtl w:val="0"/>
        </w:rPr>
        <w:t xml:space="preserve">The most effective response to internal skepticism is visible success. Design for early wins that skeptics can see and verify, and let results do the persuading.</w:t>
      </w:r>
    </w:p>
    <w:p w:rsidR="00000000" w:rsidDel="00000000" w:rsidP="00000000" w:rsidRDefault="00000000" w:rsidRPr="00000000" w14:paraId="000002BE">
      <w:pPr>
        <w:pStyle w:val="Heading3"/>
        <w:rPr/>
      </w:pPr>
      <w:r w:rsidDel="00000000" w:rsidR="00000000" w:rsidRPr="00000000">
        <w:rPr>
          <w:rtl w:val="0"/>
        </w:rPr>
        <w:t xml:space="preserve">Establish legal and government relationships before you need them</w:t>
      </w:r>
    </w:p>
    <w:p w:rsidR="00000000" w:rsidDel="00000000" w:rsidP="00000000" w:rsidRDefault="00000000" w:rsidRPr="00000000" w14:paraId="000002BF">
      <w:pPr>
        <w:rPr/>
      </w:pPr>
      <w:r w:rsidDel="00000000" w:rsidR="00000000" w:rsidRPr="00000000">
        <w:rPr>
          <w:rtl w:val="0"/>
        </w:rPr>
        <w:t xml:space="preserve">Building those relationships earlier creates the foundation for effective advocacy when disputes arise. Knowing which government bodies have relevant authority, and which officials are potential allies, is preparation that pays off.</w:t>
      </w:r>
    </w:p>
    <w:p w:rsidR="00000000" w:rsidDel="00000000" w:rsidP="00000000" w:rsidRDefault="00000000" w:rsidRPr="00000000" w14:paraId="000002C0">
      <w:pPr>
        <w:pStyle w:val="Heading3"/>
        <w:rPr/>
      </w:pPr>
      <w:r w:rsidDel="00000000" w:rsidR="00000000" w:rsidRPr="00000000">
        <w:rPr>
          <w:rtl w:val="0"/>
        </w:rPr>
        <w:t xml:space="preserve">Use nonviolent collective action when other avenues are blocked</w:t>
      </w:r>
    </w:p>
    <w:p w:rsidR="00000000" w:rsidDel="00000000" w:rsidP="00000000" w:rsidRDefault="00000000" w:rsidRPr="00000000" w14:paraId="000002C1">
      <w:pPr>
        <w:rPr/>
      </w:pPr>
      <w:r w:rsidDel="00000000" w:rsidR="00000000" w:rsidRPr="00000000">
        <w:rPr>
          <w:rtl w:val="0"/>
        </w:rPr>
        <w:t xml:space="preserve">When legal channels fail and negotiation stalls, nonviolent collective action — public demonstrations, organized civil disobedience, strategic use of media — has been effective in cases where communities faced powerful outside opposition.</w:t>
      </w:r>
    </w:p>
    <w:p w:rsidR="00000000" w:rsidDel="00000000" w:rsidP="00000000" w:rsidRDefault="00000000" w:rsidRPr="00000000" w14:paraId="000002C2">
      <w:pPr>
        <w:pStyle w:val="Heading2"/>
        <w:rPr/>
      </w:pPr>
      <w:r w:rsidDel="00000000" w:rsidR="00000000" w:rsidRPr="00000000">
        <w:rPr>
          <w:rtl w:val="0"/>
        </w:rPr>
        <w:t xml:space="preserve">Build It</w:t>
      </w:r>
    </w:p>
    <w:p w:rsidR="00000000" w:rsidDel="00000000" w:rsidP="00000000" w:rsidRDefault="00000000" w:rsidRPr="00000000" w14:paraId="000002C3">
      <w:pPr>
        <w:pStyle w:val="Heading3"/>
        <w:rPr/>
      </w:pPr>
      <w:r w:rsidDel="00000000" w:rsidR="00000000" w:rsidRPr="00000000">
        <w:rPr>
          <w:rtl w:val="0"/>
        </w:rPr>
        <w:t xml:space="preserve">Name the obstacles honestly before they arrive</w:t>
      </w:r>
    </w:p>
    <w:p w:rsidR="00000000" w:rsidDel="00000000" w:rsidP="00000000" w:rsidRDefault="00000000" w:rsidRPr="00000000" w14:paraId="000002C4">
      <w:pPr>
        <w:rPr/>
      </w:pPr>
      <w:r w:rsidDel="00000000" w:rsidR="00000000" w:rsidRPr="00000000">
        <w:rPr>
          <w:rtl w:val="0"/>
        </w:rPr>
        <w:t xml:space="preserve">The most useful preparation for social obstacles is to anticipate them specifically, not generically. Who in the community is most likely to resist, and why? Which outside actors have interests that conflict with restoration?</w:t>
      </w:r>
    </w:p>
    <w:p w:rsidR="00000000" w:rsidDel="00000000" w:rsidP="00000000" w:rsidRDefault="00000000" w:rsidRPr="00000000" w14:paraId="000002C5">
      <w:pPr>
        <w:pStyle w:val="Heading3"/>
        <w:rPr/>
      </w:pPr>
      <w:r w:rsidDel="00000000" w:rsidR="00000000" w:rsidRPr="00000000">
        <w:rPr>
          <w:rtl w:val="0"/>
        </w:rPr>
        <w:t xml:space="preserve">Start with changes that require the least social disruption</w:t>
      </w:r>
    </w:p>
    <w:p w:rsidR="00000000" w:rsidDel="00000000" w:rsidP="00000000" w:rsidRDefault="00000000" w:rsidRPr="00000000" w14:paraId="000002C6">
      <w:pPr>
        <w:rPr/>
      </w:pPr>
      <w:r w:rsidDel="00000000" w:rsidR="00000000" w:rsidRPr="00000000">
        <w:rPr>
          <w:rtl w:val="0"/>
        </w:rPr>
        <w:t xml:space="preserve">Gradual conversion reduces the risk that resistant community members need to take on before they've seen proof that the approach works. The sequencing of change matters.</w:t>
      </w:r>
    </w:p>
    <w:p w:rsidR="00000000" w:rsidDel="00000000" w:rsidP="00000000" w:rsidRDefault="00000000" w:rsidRPr="00000000" w14:paraId="000002C7">
      <w:pPr>
        <w:pStyle w:val="Heading3"/>
        <w:rPr/>
      </w:pPr>
      <w:r w:rsidDel="00000000" w:rsidR="00000000" w:rsidRPr="00000000">
        <w:rPr>
          <w:rtl w:val="0"/>
        </w:rPr>
        <w:t xml:space="preserve">Design for low-cost cooperation</w:t>
      </w:r>
    </w:p>
    <w:p w:rsidR="00000000" w:rsidDel="00000000" w:rsidP="00000000" w:rsidRDefault="00000000" w:rsidRPr="00000000" w14:paraId="000002C8">
      <w:pPr>
        <w:rPr/>
      </w:pPr>
      <w:r w:rsidDel="00000000" w:rsidR="00000000" w:rsidRPr="00000000">
        <w:rPr>
          <w:rtl w:val="0"/>
        </w:rPr>
        <w:t xml:space="preserve">Rules and collective actions that make reasonable demands on people's time and energy are more likely to be sustained than those that require exceptional effort.</w:t>
      </w:r>
    </w:p>
    <w:p w:rsidR="00000000" w:rsidDel="00000000" w:rsidP="00000000" w:rsidRDefault="00000000" w:rsidRPr="00000000" w14:paraId="000002C9">
      <w:pPr>
        <w:pStyle w:val="Heading3"/>
        <w:rPr/>
      </w:pPr>
      <w:r w:rsidDel="00000000" w:rsidR="00000000" w:rsidRPr="00000000">
        <w:rPr>
          <w:rtl w:val="0"/>
        </w:rPr>
        <w:t xml:space="preserve">Develop outside relationships that can provide legal, financial, or political support</w:t>
      </w:r>
    </w:p>
    <w:p w:rsidR="00000000" w:rsidDel="00000000" w:rsidP="00000000" w:rsidRDefault="00000000" w:rsidRPr="00000000" w14:paraId="000002CA">
      <w:pPr>
        <w:rPr/>
      </w:pPr>
      <w:r w:rsidDel="00000000" w:rsidR="00000000" w:rsidRPr="00000000">
        <w:rPr>
          <w:rtl w:val="0"/>
        </w:rPr>
        <w:t xml:space="preserve">Communities facing outside opposition rarely succeed alone. Outside organizations can provide resources, expertise, and credibility that shift the balance when communities face powerful opposition.</w:t>
      </w:r>
    </w:p>
    <w:p w:rsidR="00000000" w:rsidDel="00000000" w:rsidP="00000000" w:rsidRDefault="00000000" w:rsidRPr="00000000" w14:paraId="000002CB">
      <w:pPr>
        <w:pStyle w:val="Heading2"/>
        <w:rPr/>
      </w:pPr>
      <w:r w:rsidDel="00000000" w:rsidR="00000000" w:rsidRPr="00000000">
        <w:rPr>
          <w:rtl w:val="0"/>
        </w:rPr>
        <w:t xml:space="preserve">Work Around It</w:t>
      </w:r>
    </w:p>
    <w:p w:rsidR="00000000" w:rsidDel="00000000" w:rsidP="00000000" w:rsidRDefault="00000000" w:rsidRPr="00000000" w14:paraId="000002CC">
      <w:pPr>
        <w:pStyle w:val="Heading3"/>
        <w:rPr/>
      </w:pPr>
      <w:r w:rsidDel="00000000" w:rsidR="00000000" w:rsidRPr="00000000">
        <w:rPr>
          <w:rtl w:val="0"/>
        </w:rPr>
        <w:t xml:space="preserve">When internal opposition is strong enough to block collective action</w:t>
      </w:r>
    </w:p>
    <w:p w:rsidR="00000000" w:rsidDel="00000000" w:rsidP="00000000" w:rsidRDefault="00000000" w:rsidRPr="00000000" w14:paraId="000002CD">
      <w:pPr>
        <w:rPr/>
      </w:pPr>
      <w:r w:rsidDel="00000000" w:rsidR="00000000" w:rsidRPr="00000000">
        <w:rPr>
          <w:rtl w:val="0"/>
        </w:rPr>
        <w:t xml:space="preserve">Start smaller. Work with the subset of community members who are willing, demonstrate results at a scale that doesn't require buy-in from opponents, and let evidence accumulate.</w:t>
      </w:r>
    </w:p>
    <w:p w:rsidR="00000000" w:rsidDel="00000000" w:rsidP="00000000" w:rsidRDefault="00000000" w:rsidRPr="00000000" w14:paraId="000002CE">
      <w:pPr>
        <w:pStyle w:val="Heading3"/>
        <w:rPr/>
      </w:pPr>
      <w:r w:rsidDel="00000000" w:rsidR="00000000" w:rsidRPr="00000000">
        <w:rPr>
          <w:rtl w:val="0"/>
        </w:rPr>
        <w:t xml:space="preserve">When outside opposition is too powerful to confront directly</w:t>
      </w:r>
    </w:p>
    <w:p w:rsidR="00000000" w:rsidDel="00000000" w:rsidP="00000000" w:rsidRDefault="00000000" w:rsidRPr="00000000" w14:paraId="000002CF">
      <w:pPr>
        <w:rPr/>
      </w:pPr>
      <w:r w:rsidDel="00000000" w:rsidR="00000000" w:rsidRPr="00000000">
        <w:rPr>
          <w:rtl w:val="0"/>
        </w:rPr>
        <w:t xml:space="preserve">Find the paths of least resistance. Legal channels, government allies, outside advocacy organizations, and public attention can all shift the power balance.</w:t>
      </w:r>
    </w:p>
    <w:p w:rsidR="00000000" w:rsidDel="00000000" w:rsidP="00000000" w:rsidRDefault="00000000" w:rsidRPr="00000000" w14:paraId="000002D0">
      <w:pPr>
        <w:pStyle w:val="Heading3"/>
        <w:rPr/>
      </w:pPr>
      <w:r w:rsidDel="00000000" w:rsidR="00000000" w:rsidRPr="00000000">
        <w:rPr>
          <w:rtl w:val="0"/>
        </w:rPr>
        <w:t xml:space="preserve">When the economic constraints facing community members are too severe for gradual conversion</w:t>
      </w:r>
    </w:p>
    <w:p w:rsidR="00000000" w:rsidDel="00000000" w:rsidP="00000000" w:rsidRDefault="00000000" w:rsidRPr="00000000" w14:paraId="000002D1">
      <w:pPr>
        <w:rPr/>
      </w:pPr>
      <w:r w:rsidDel="00000000" w:rsidR="00000000" w:rsidRPr="00000000">
        <w:rPr>
          <w:rtl w:val="0"/>
        </w:rPr>
        <w:t xml:space="preserve">Address economic vulnerability directly before asking people to take on additional risk.</w:t>
      </w:r>
    </w:p>
    <w:p w:rsidR="00000000" w:rsidDel="00000000" w:rsidP="00000000" w:rsidRDefault="00000000" w:rsidRPr="00000000" w14:paraId="000002D2">
      <w:pPr>
        <w:pStyle w:val="Heading3"/>
        <w:rPr/>
      </w:pPr>
      <w:r w:rsidDel="00000000" w:rsidR="00000000" w:rsidRPr="00000000">
        <w:rPr>
          <w:rtl w:val="0"/>
        </w:rPr>
        <w:t xml:space="preserve">When government or legal authority actively blocks restoration</w:t>
      </w:r>
    </w:p>
    <w:p w:rsidR="00000000" w:rsidDel="00000000" w:rsidP="00000000" w:rsidRDefault="00000000" w:rsidRPr="00000000" w14:paraId="000002D3">
      <w:pPr>
        <w:rPr/>
      </w:pPr>
      <w:r w:rsidDel="00000000" w:rsidR="00000000" w:rsidRPr="00000000">
        <w:rPr>
          <w:rtl w:val="0"/>
        </w:rPr>
        <w:t xml:space="preserve">Document everything, build outside alliances, and look for legal or political leverage points. Communities that have successfully challenged government opposition have typically done so by combining legal action with public visibility.</w:t>
      </w:r>
    </w:p>
    <w:p w:rsidR="00000000" w:rsidDel="00000000" w:rsidP="00000000" w:rsidRDefault="00000000" w:rsidRPr="00000000" w14:paraId="000002D4">
      <w:pPr>
        <w:pStyle w:val="Heading3"/>
        <w:rPr/>
      </w:pPr>
      <w:r w:rsidDel="00000000" w:rsidR="00000000" w:rsidRPr="00000000">
        <w:rPr>
          <w:rtl w:val="0"/>
        </w:rPr>
        <w:t xml:space="preserve">See It In Action: Carousel Excerpts</w:t>
      </w:r>
    </w:p>
    <w:p w:rsidR="00000000" w:rsidDel="00000000" w:rsidP="00000000" w:rsidRDefault="00000000" w:rsidRPr="00000000" w14:paraId="000002D5">
      <w:pPr>
        <w:rPr/>
      </w:pPr>
      <w:r w:rsidDel="00000000" w:rsidR="00000000" w:rsidRPr="00000000">
        <w:rPr>
          <w:rtl w:val="0"/>
        </w:rPr>
        <w:t xml:space="preserve">Marine Sanctuary — Philippines: Apo Island's central obstacle was a classic commons problem: every individual fisherman had an incentive to maximize their catch, even as collective overfishing destroyed the fishery for everyone. The solution was governance designed around this reality: </w:t>
      </w:r>
      <w:ins w:author="Gerald Marten" w:id="50" w:date="2026-06-02T07:55:19Z">
        <w:r w:rsidDel="00000000" w:rsidR="00000000" w:rsidRPr="00000000">
          <w:rPr>
            <w:rtl w:val="0"/>
          </w:rPr>
          <w:t xml:space="preserve">enforcement of the marine sanctuary as a no fishing zone could</w:t>
        </w:r>
      </w:ins>
      <w:del w:author="Gerald Marten" w:id="50" w:date="2026-06-02T07:55:19Z">
        <w:r w:rsidDel="00000000" w:rsidR="00000000" w:rsidRPr="00000000">
          <w:rPr>
            <w:rtl w:val="0"/>
          </w:rPr>
          <w:delText xml:space="preserve">rules simple enough to</w:delText>
        </w:r>
      </w:del>
      <w:r w:rsidDel="00000000" w:rsidR="00000000" w:rsidRPr="00000000">
        <w:rPr>
          <w:rtl w:val="0"/>
        </w:rPr>
        <w:t xml:space="preserve"> be enforced by one person watching from the beach, rotated among families so the burden was shared.</w:t>
      </w:r>
      <w:ins w:author="Gerald Marten" w:id="51" w:date="2026-06-02T07:53:42Z">
        <w:r w:rsidDel="00000000" w:rsidR="00000000" w:rsidRPr="00000000">
          <w:rPr>
            <w:rtl w:val="0"/>
          </w:rPr>
          <w:t xml:space="preserve"> While on the Island’s fishing grounds, fishermen could see whether other fishermen were following the rules.</w:t>
        </w:r>
      </w:ins>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Agroforestry — Thailand: Khao Din's primary obstacle was financial: families whose budgets were so precarious that the risk of a failed experiment could mean starvation. The solution was gradual conversion: shifting to agroforestry incrementally, learning as they went, without requiring anyone to bet everything at once.</w:t>
      </w:r>
    </w:p>
    <w:p w:rsidR="00000000" w:rsidDel="00000000" w:rsidP="00000000" w:rsidRDefault="00000000" w:rsidRPr="00000000" w14:paraId="000002D7">
      <w:pPr>
        <w:rPr/>
      </w:pPr>
      <w:r w:rsidDel="00000000" w:rsidR="00000000" w:rsidRPr="00000000">
        <w:rPr>
          <w:rtl w:val="0"/>
        </w:rPr>
        <w:t xml:space="preserve">Pesticide Trap — India: Punukula faced opposition from the actors with the most to lose from NPM's success: pesticide dealers who retaliated by downgrading the price paid for NPM cotton, then threatened to call in debts. The community's response was collective. Farmers formed a marketing cooperative to find fairer prices. They banded together to force creditors to accept reasonable repayment schedules.</w:t>
      </w:r>
    </w:p>
    <w:p w:rsidR="00000000" w:rsidDel="00000000" w:rsidP="00000000" w:rsidRDefault="00000000" w:rsidRPr="00000000" w14:paraId="000002D8">
      <w:pPr>
        <w:rPr/>
      </w:pPr>
      <w:r w:rsidDel="00000000" w:rsidR="00000000" w:rsidRPr="00000000">
        <w:rPr>
          <w:rtl w:val="0"/>
        </w:rPr>
        <w:t xml:space="preserve">Rainwater Harvesting — India: The johad movement in Rajasthan faced escalating opposition as it succeeded. The government claimed exclusive authority over groundwater management and tried to stop the movement by force. Mining companies sent men to beat TBS leaders. TBS and the Water Warriors responded with legal action and nonviolent civil disobedience.</w:t>
      </w:r>
    </w:p>
    <w:p w:rsidR="00000000" w:rsidDel="00000000" w:rsidP="00000000" w:rsidRDefault="00000000" w:rsidRPr="00000000" w14:paraId="000002D9">
      <w:pPr>
        <w:pStyle w:val="Heading3"/>
        <w:rPr/>
      </w:pPr>
      <w:r w:rsidDel="00000000" w:rsidR="00000000" w:rsidRPr="00000000">
        <w:rPr>
          <w:rtl w:val="0"/>
        </w:rPr>
        <w:t xml:space="preserve">Related Ingredients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Shared community awareness and commitment</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Enduring commitment of local leadership</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Outside stimulation and facilitation</w:t>
      </w:r>
    </w:p>
    <w:p w:rsidR="00000000" w:rsidDel="00000000" w:rsidP="00000000" w:rsidRDefault="00000000" w:rsidRPr="00000000" w14:paraId="000002DD">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2DE">
      <w:pPr>
        <w:shd w:fill="eaf2ff" w:val="clear"/>
        <w:ind w:left="360" w:right="360" w:firstLine="0"/>
        <w:rPr/>
      </w:pPr>
      <w:r w:rsidDel="00000000" w:rsidR="00000000" w:rsidRPr="00000000">
        <w:rPr>
          <w:rtl w:val="0"/>
        </w:rPr>
        <w:t xml:space="preserve">Learn about systems thinking and how communities navigate the social obstacles that inevitably arise during restoration.</w:t>
      </w:r>
    </w:p>
    <w:p w:rsidR="00000000" w:rsidDel="00000000" w:rsidP="00000000" w:rsidRDefault="00000000" w:rsidRPr="00000000" w14:paraId="000002DF">
      <w:pPr>
        <w:rPr/>
      </w:pPr>
      <w:r w:rsidDel="00000000" w:rsidR="00000000" w:rsidRPr="00000000">
        <w:br w:type="page"/>
      </w: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2E1">
      <w:pPr>
        <w:pStyle w:val="Heading1"/>
        <w:rPr/>
      </w:pPr>
      <w:r w:rsidDel="00000000" w:rsidR="00000000" w:rsidRPr="00000000">
        <w:rPr>
          <w:rtl w:val="0"/>
        </w:rPr>
        <w:t xml:space="preserve">Ingredient 9: Social and Ecological Diversity</w:t>
      </w:r>
    </w:p>
    <w:p w:rsidR="00000000" w:rsidDel="00000000" w:rsidP="00000000" w:rsidRDefault="00000000" w:rsidRPr="00000000" w14:paraId="000002E2">
      <w:pPr>
        <w:rPr/>
      </w:pPr>
      <w:r w:rsidDel="00000000" w:rsidR="00000000" w:rsidRPr="00000000">
        <w:rPr>
          <w:rtl w:val="0"/>
        </w:rPr>
        <w:t xml:space="preserve">Diversity is insurance. </w:t>
      </w:r>
      <w:ins w:author="Gerald Marten" w:id="52" w:date="2026-06-02T21:13:13Z">
        <w:r w:rsidDel="00000000" w:rsidR="00000000" w:rsidRPr="00000000">
          <w:rPr>
            <w:rtl w:val="0"/>
          </w:rPr>
          <w:t xml:space="preserve">More </w:t>
        </w:r>
        <w:r w:rsidDel="00000000" w:rsidR="00000000" w:rsidRPr="00000000">
          <w:rPr>
            <w:rtl w:val="0"/>
            <w:rPrChange w:author="Gerald Marten" w:id="53" w:date="2026-06-02T21:13:13Z">
              <w:rPr/>
            </w:rPrChange>
          </w:rPr>
          <w:t xml:space="preserve">choices mean</w:t>
        </w:r>
        <w:r w:rsidDel="00000000" w:rsidR="00000000" w:rsidRPr="00000000">
          <w:rPr>
            <w:rtl w:val="0"/>
          </w:rPr>
          <w:t xml:space="preserve"> more opportunities for good choices. </w:t>
        </w:r>
      </w:ins>
      <w:r w:rsidDel="00000000" w:rsidR="00000000" w:rsidRPr="00000000">
        <w:rPr>
          <w:rtl w:val="0"/>
        </w:rPr>
        <w:t xml:space="preserve">Communities and ecosystems with more variety have more options, more buffers, and more paths forward when conditions change.</w:t>
      </w:r>
    </w:p>
    <w:p w:rsidR="00000000" w:rsidDel="00000000" w:rsidP="00000000" w:rsidRDefault="00000000" w:rsidRPr="00000000" w14:paraId="000002E3">
      <w:pPr>
        <w:rPr/>
      </w:pPr>
      <w:commentRangeStart w:id="26"/>
      <w:r w:rsidDel="00000000" w:rsidR="00000000" w:rsidRPr="00000000">
        <w:rPr>
          <w:rtl w:val="0"/>
        </w:rPr>
        <w:t xml:space="preserve">Monocultures — ecological or social — are fragile. A single crop fails in a bad season. A single income source collapses when markets shift. A single decision-making voice misses what others would have caught. Diversity, by contrast, provides options: if one crop fails, another succeeds; if one livelihood is disrupted, another absorbs the shock; if one perspective is wrong, another corrects it. In restoration, social and ecological diversity reinforce each other. A more diverse ecosystem provides more livelihood options. More diverse livelihoods reduce the pressure on any single ecosystem resource.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2E4">
      <w:pPr>
        <w:pStyle w:val="Heading2"/>
        <w:rPr/>
      </w:pPr>
      <w:r w:rsidDel="00000000" w:rsidR="00000000" w:rsidRPr="00000000">
        <w:rPr>
          <w:rtl w:val="0"/>
        </w:rPr>
        <w:t xml:space="preserve">Recognize It</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community's farming, fishing, or resource use draw on multiple species, methods, or income sources?</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local ecosystem support a variety of species and ecological relationships? Diverse ecosystems are more stable, more self-regulating, and more resilient to disruption than simplified ones.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community decision-making draw on a range of voices and perspectives? Social diversity in governance tends to produce better decisions and broader buy-in.</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community developed connections beyond its own boundaries: to other communities, to outside organizations, to markets or institutions?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livelihoods distributed across enough different activities that the failure of one doesn't threaten the whole community?</w:t>
      </w:r>
    </w:p>
    <w:p w:rsidR="00000000" w:rsidDel="00000000" w:rsidP="00000000" w:rsidRDefault="00000000" w:rsidRPr="00000000" w14:paraId="000002EA">
      <w:pPr>
        <w:pStyle w:val="Heading2"/>
        <w:rPr/>
      </w:pPr>
      <w:r w:rsidDel="00000000" w:rsidR="00000000" w:rsidRPr="00000000">
        <w:rPr>
          <w:rtl w:val="0"/>
        </w:rPr>
        <w:t xml:space="preserve">Amplify It</w:t>
      </w:r>
    </w:p>
    <w:p w:rsidR="00000000" w:rsidDel="00000000" w:rsidP="00000000" w:rsidRDefault="00000000" w:rsidRPr="00000000" w14:paraId="000002EB">
      <w:pPr>
        <w:pStyle w:val="Heading3"/>
        <w:rPr/>
      </w:pPr>
      <w:r w:rsidDel="00000000" w:rsidR="00000000" w:rsidRPr="00000000">
        <w:rPr>
          <w:rtl w:val="0"/>
        </w:rPr>
        <w:t xml:space="preserve">Expand livelihood diversity deliberately alongside ecological restoration</w:t>
      </w:r>
    </w:p>
    <w:p w:rsidR="00000000" w:rsidDel="00000000" w:rsidP="00000000" w:rsidRDefault="00000000" w:rsidRPr="00000000" w14:paraId="000002EC">
      <w:pPr>
        <w:rPr/>
      </w:pPr>
      <w:r w:rsidDel="00000000" w:rsidR="00000000" w:rsidRPr="00000000">
        <w:rPr>
          <w:rtl w:val="0"/>
        </w:rPr>
        <w:t xml:space="preserve">As restoration proceeds and ecosystem health improves, new livelihood opportunities often emerge: tourism, new products, processing enterprises, training and hosting roles. Planning for these opportunities ensures that the economic benefits of restoration are distributed broadly.</w:t>
      </w:r>
    </w:p>
    <w:p w:rsidR="00000000" w:rsidDel="00000000" w:rsidP="00000000" w:rsidRDefault="00000000" w:rsidRPr="00000000" w14:paraId="000002ED">
      <w:pPr>
        <w:pStyle w:val="Heading3"/>
        <w:rPr/>
      </w:pPr>
      <w:r w:rsidDel="00000000" w:rsidR="00000000" w:rsidRPr="00000000">
        <w:rPr>
          <w:rtl w:val="0"/>
        </w:rPr>
        <w:t xml:space="preserve">Protect and expand the variety of species and habitats in the ecosystem</w:t>
      </w:r>
    </w:p>
    <w:p w:rsidR="00000000" w:rsidDel="00000000" w:rsidP="00000000" w:rsidRDefault="00000000" w:rsidRPr="00000000" w14:paraId="000002EE">
      <w:pPr>
        <w:rPr/>
      </w:pPr>
      <w:r w:rsidDel="00000000" w:rsidR="00000000" w:rsidRPr="00000000">
        <w:rPr>
          <w:rtl w:val="0"/>
        </w:rPr>
        <w:t xml:space="preserve">Ensuring that restoration doesn't create new monocultures and that habitat variety is maintained gives the ecosystem more pathways for recovery and more resistance to future disruption.</w:t>
      </w:r>
    </w:p>
    <w:p w:rsidR="00000000" w:rsidDel="00000000" w:rsidP="00000000" w:rsidRDefault="00000000" w:rsidRPr="00000000" w14:paraId="000002EF">
      <w:pPr>
        <w:pStyle w:val="Heading3"/>
        <w:rPr/>
      </w:pPr>
      <w:r w:rsidDel="00000000" w:rsidR="00000000" w:rsidRPr="00000000">
        <w:rPr>
          <w:rtl w:val="0"/>
        </w:rPr>
        <w:t xml:space="preserve">Actively include underrepresented voices in governance</w:t>
      </w:r>
    </w:p>
    <w:p w:rsidR="00000000" w:rsidDel="00000000" w:rsidP="00000000" w:rsidRDefault="00000000" w:rsidRPr="00000000" w14:paraId="000002F0">
      <w:pPr>
        <w:rPr/>
      </w:pPr>
      <w:r w:rsidDel="00000000" w:rsidR="00000000" w:rsidRPr="00000000">
        <w:rPr>
          <w:rtl w:val="0"/>
        </w:rPr>
        <w:t xml:space="preserve">Diversity in decision-making doesn't happen automatically; it requires deliberate inclusion of people whose perspectives are typically absent or marginalized.</w:t>
      </w:r>
    </w:p>
    <w:p w:rsidR="00000000" w:rsidDel="00000000" w:rsidP="00000000" w:rsidRDefault="00000000" w:rsidRPr="00000000" w14:paraId="000002F1">
      <w:pPr>
        <w:pStyle w:val="Heading3"/>
        <w:rPr/>
      </w:pPr>
      <w:r w:rsidDel="00000000" w:rsidR="00000000" w:rsidRPr="00000000">
        <w:rPr>
          <w:rtl w:val="0"/>
        </w:rPr>
        <w:t xml:space="preserve">Use outside connections to expand the community's awareness of options</w:t>
      </w:r>
    </w:p>
    <w:p w:rsidR="00000000" w:rsidDel="00000000" w:rsidP="00000000" w:rsidRDefault="00000000" w:rsidRPr="00000000" w14:paraId="000002F2">
      <w:pPr>
        <w:rPr/>
      </w:pPr>
      <w:r w:rsidDel="00000000" w:rsidR="00000000" w:rsidRPr="00000000">
        <w:rPr>
          <w:rtl w:val="0"/>
        </w:rPr>
        <w:t xml:space="preserve">Outside partnerships, peer exchanges, and visits to other sites all diversify the community's sense of what's available to it.</w:t>
      </w:r>
    </w:p>
    <w:p w:rsidR="00000000" w:rsidDel="00000000" w:rsidP="00000000" w:rsidRDefault="00000000" w:rsidRPr="00000000" w14:paraId="000002F3">
      <w:pPr>
        <w:pStyle w:val="Heading3"/>
        <w:rPr/>
      </w:pPr>
      <w:r w:rsidDel="00000000" w:rsidR="00000000" w:rsidRPr="00000000">
        <w:rPr>
          <w:rtl w:val="0"/>
        </w:rPr>
        <w:t xml:space="preserve">Build redundancy into critical systems</w:t>
      </w:r>
    </w:p>
    <w:p w:rsidR="00000000" w:rsidDel="00000000" w:rsidP="00000000" w:rsidRDefault="00000000" w:rsidRPr="00000000" w14:paraId="000002F4">
      <w:pPr>
        <w:rPr/>
      </w:pPr>
      <w:r w:rsidDel="00000000" w:rsidR="00000000" w:rsidRPr="00000000">
        <w:rPr>
          <w:rtl w:val="0"/>
        </w:rPr>
        <w:t xml:space="preserve">Multiple water sources in case one fails. Multiple governance mechanisms in case one is captured. Multiple market channels in case one closes. Deliberate redundancy is a practical expression of the diversity principle.</w:t>
      </w:r>
    </w:p>
    <w:p w:rsidR="00000000" w:rsidDel="00000000" w:rsidP="00000000" w:rsidRDefault="00000000" w:rsidRPr="00000000" w14:paraId="000002F5">
      <w:pPr>
        <w:pStyle w:val="Heading2"/>
        <w:rPr/>
      </w:pPr>
      <w:r w:rsidDel="00000000" w:rsidR="00000000" w:rsidRPr="00000000">
        <w:rPr>
          <w:rtl w:val="0"/>
        </w:rPr>
        <w:t xml:space="preserve">Build It</w:t>
      </w:r>
    </w:p>
    <w:p w:rsidR="00000000" w:rsidDel="00000000" w:rsidP="00000000" w:rsidRDefault="00000000" w:rsidRPr="00000000" w14:paraId="000002F6">
      <w:pPr>
        <w:pStyle w:val="Heading3"/>
        <w:rPr/>
      </w:pPr>
      <w:r w:rsidDel="00000000" w:rsidR="00000000" w:rsidRPr="00000000">
        <w:rPr>
          <w:rtl w:val="0"/>
        </w:rPr>
        <w:t xml:space="preserve">Start diversification where risk is lowest</w:t>
      </w:r>
    </w:p>
    <w:p w:rsidR="00000000" w:rsidDel="00000000" w:rsidP="00000000" w:rsidRDefault="00000000" w:rsidRPr="00000000" w14:paraId="000002F7">
      <w:pPr>
        <w:rPr/>
      </w:pPr>
      <w:r w:rsidDel="00000000" w:rsidR="00000000" w:rsidRPr="00000000">
        <w:rPr>
          <w:rtl w:val="0"/>
        </w:rPr>
        <w:t xml:space="preserve">Starting with diversification that requires minimal upfront investment — home gardens, small-scale processing of existing products, cottage industries — builds a foundation without requiring a bet the community can't afford to lose.</w:t>
      </w:r>
    </w:p>
    <w:p w:rsidR="00000000" w:rsidDel="00000000" w:rsidP="00000000" w:rsidRDefault="00000000" w:rsidRPr="00000000" w14:paraId="000002F8">
      <w:pPr>
        <w:pStyle w:val="Heading3"/>
        <w:rPr/>
      </w:pPr>
      <w:r w:rsidDel="00000000" w:rsidR="00000000" w:rsidRPr="00000000">
        <w:rPr>
          <w:rtl w:val="0"/>
        </w:rPr>
        <w:t xml:space="preserve">Use the restoration itself as a platform for livelihood diversification</w:t>
      </w:r>
    </w:p>
    <w:p w:rsidR="00000000" w:rsidDel="00000000" w:rsidP="00000000" w:rsidRDefault="00000000" w:rsidRPr="00000000" w14:paraId="000002F9">
      <w:pPr>
        <w:rPr/>
      </w:pPr>
      <w:r w:rsidDel="00000000" w:rsidR="00000000" w:rsidRPr="00000000">
        <w:rPr>
          <w:rtl w:val="0"/>
        </w:rPr>
        <w:t xml:space="preserve">Restoration activities often create livelihood opportunities directly: hosting visitors, training other communities, producing and selling seedlings or compost, managing ecotourism.</w:t>
      </w:r>
    </w:p>
    <w:p w:rsidR="00000000" w:rsidDel="00000000" w:rsidP="00000000" w:rsidRDefault="00000000" w:rsidRPr="00000000" w14:paraId="000002FA">
      <w:pPr>
        <w:pStyle w:val="Heading3"/>
        <w:rPr/>
      </w:pPr>
      <w:r w:rsidDel="00000000" w:rsidR="00000000" w:rsidRPr="00000000">
        <w:rPr>
          <w:rtl w:val="0"/>
        </w:rPr>
        <w:t xml:space="preserve">Introduce ecological diversity through the choice of restoration species and methods</w:t>
      </w:r>
    </w:p>
    <w:p w:rsidR="00000000" w:rsidDel="00000000" w:rsidP="00000000" w:rsidRDefault="00000000" w:rsidRPr="00000000" w14:paraId="000002FB">
      <w:pPr>
        <w:rPr/>
      </w:pPr>
      <w:r w:rsidDel="00000000" w:rsidR="00000000" w:rsidRPr="00000000">
        <w:rPr>
          <w:rtl w:val="0"/>
        </w:rPr>
        <w:t xml:space="preserve">Where degradation has simplified the ecosystem, restoration design can rebuild variety deliberately: by choosing polyculture over monoculture, by reintroducing multiple native species.</w:t>
      </w:r>
    </w:p>
    <w:p w:rsidR="00000000" w:rsidDel="00000000" w:rsidP="00000000" w:rsidRDefault="00000000" w:rsidRPr="00000000" w14:paraId="000002FC">
      <w:pPr>
        <w:pStyle w:val="Heading3"/>
        <w:rPr/>
      </w:pPr>
      <w:r w:rsidDel="00000000" w:rsidR="00000000" w:rsidRPr="00000000">
        <w:rPr>
          <w:rtl w:val="0"/>
        </w:rPr>
        <w:t xml:space="preserve">Develop the community's connections to outside networks and knowledge</w:t>
      </w:r>
    </w:p>
    <w:p w:rsidR="00000000" w:rsidDel="00000000" w:rsidP="00000000" w:rsidRDefault="00000000" w:rsidRPr="00000000" w14:paraId="000002FD">
      <w:pPr>
        <w:rPr/>
      </w:pPr>
      <w:r w:rsidDel="00000000" w:rsidR="00000000" w:rsidRPr="00000000">
        <w:rPr>
          <w:rtl w:val="0"/>
        </w:rPr>
        <w:t xml:space="preserve">Social diversity is partly internal (more voices, more perspectives) and partly relational: more connections to the world beyond the community.</w:t>
      </w:r>
    </w:p>
    <w:p w:rsidR="00000000" w:rsidDel="00000000" w:rsidP="00000000" w:rsidRDefault="00000000" w:rsidRPr="00000000" w14:paraId="000002FE">
      <w:pPr>
        <w:pStyle w:val="Heading2"/>
        <w:rPr/>
      </w:pPr>
      <w:r w:rsidDel="00000000" w:rsidR="00000000" w:rsidRPr="00000000">
        <w:rPr>
          <w:rtl w:val="0"/>
        </w:rPr>
        <w:t xml:space="preserve">Work Around It</w:t>
      </w:r>
    </w:p>
    <w:p w:rsidR="00000000" w:rsidDel="00000000" w:rsidP="00000000" w:rsidRDefault="00000000" w:rsidRPr="00000000" w14:paraId="000002FF">
      <w:pPr>
        <w:pStyle w:val="Heading3"/>
        <w:rPr/>
      </w:pPr>
      <w:r w:rsidDel="00000000" w:rsidR="00000000" w:rsidRPr="00000000">
        <w:rPr>
          <w:rtl w:val="0"/>
        </w:rPr>
        <w:t xml:space="preserve">When the community's livelihoods are locked into a single system by debt or dependency</w:t>
      </w:r>
    </w:p>
    <w:p w:rsidR="00000000" w:rsidDel="00000000" w:rsidP="00000000" w:rsidRDefault="00000000" w:rsidRPr="00000000" w14:paraId="00000300">
      <w:pPr>
        <w:rPr/>
      </w:pPr>
      <w:r w:rsidDel="00000000" w:rsidR="00000000" w:rsidRPr="00000000">
        <w:rPr>
          <w:rtl w:val="0"/>
        </w:rPr>
        <w:t xml:space="preserve">Addressing those dependencies directly may be a prerequisite for meaningful diversification. Collective action, as Punukula demonstrated, can sometimes break these dependencies where individual action cannot.</w:t>
      </w:r>
    </w:p>
    <w:p w:rsidR="00000000" w:rsidDel="00000000" w:rsidP="00000000" w:rsidRDefault="00000000" w:rsidRPr="00000000" w14:paraId="00000301">
      <w:pPr>
        <w:pStyle w:val="Heading3"/>
        <w:rPr/>
      </w:pPr>
      <w:r w:rsidDel="00000000" w:rsidR="00000000" w:rsidRPr="00000000">
        <w:rPr>
          <w:rtl w:val="0"/>
        </w:rPr>
        <w:t xml:space="preserve">When the ecosystem has been so simplified that ecological diversity is very low</w:t>
      </w:r>
    </w:p>
    <w:p w:rsidR="00000000" w:rsidDel="00000000" w:rsidP="00000000" w:rsidRDefault="00000000" w:rsidRPr="00000000" w14:paraId="00000302">
      <w:pPr>
        <w:rPr/>
      </w:pPr>
      <w:r w:rsidDel="00000000" w:rsidR="00000000" w:rsidRPr="00000000">
        <w:rPr>
          <w:rtl w:val="0"/>
        </w:rPr>
        <w:t xml:space="preserve">Active intervention to reintroduce diversity may be needed: replanting multiple native species, managing for habitat variety, reintroducing species that have been locally eliminated.</w:t>
      </w:r>
    </w:p>
    <w:p w:rsidR="00000000" w:rsidDel="00000000" w:rsidP="00000000" w:rsidRDefault="00000000" w:rsidRPr="00000000" w14:paraId="00000303">
      <w:pPr>
        <w:pStyle w:val="Heading3"/>
        <w:rPr/>
      </w:pPr>
      <w:r w:rsidDel="00000000" w:rsidR="00000000" w:rsidRPr="00000000">
        <w:rPr>
          <w:rtl w:val="0"/>
        </w:rPr>
        <w:t xml:space="preserve">When governance consistently excludes key voices</w:t>
      </w:r>
    </w:p>
    <w:p w:rsidR="00000000" w:rsidDel="00000000" w:rsidP="00000000" w:rsidRDefault="00000000" w:rsidRPr="00000000" w14:paraId="00000304">
      <w:pPr>
        <w:rPr/>
      </w:pPr>
      <w:r w:rsidDel="00000000" w:rsidR="00000000" w:rsidRPr="00000000">
        <w:rPr>
          <w:rtl w:val="0"/>
        </w:rPr>
        <w:t xml:space="preserve">Building parallel spaces where underrepresented groups can develop their own collective voice creates constituencies that eventually change who gets heard in broader governance.</w:t>
      </w:r>
    </w:p>
    <w:p w:rsidR="00000000" w:rsidDel="00000000" w:rsidP="00000000" w:rsidRDefault="00000000" w:rsidRPr="00000000" w14:paraId="00000305">
      <w:pPr>
        <w:pStyle w:val="Heading3"/>
        <w:rPr/>
      </w:pPr>
      <w:r w:rsidDel="00000000" w:rsidR="00000000" w:rsidRPr="00000000">
        <w:rPr>
          <w:rtl w:val="0"/>
        </w:rPr>
        <w:t xml:space="preserve">See It In Action: Carousel Excerpts</w:t>
      </w:r>
    </w:p>
    <w:p w:rsidR="00000000" w:rsidDel="00000000" w:rsidP="00000000" w:rsidRDefault="00000000" w:rsidRPr="00000000" w14:paraId="00000306">
      <w:pPr>
        <w:rPr/>
      </w:pPr>
      <w:r w:rsidDel="00000000" w:rsidR="00000000" w:rsidRPr="00000000">
        <w:rPr>
          <w:rtl w:val="0"/>
        </w:rPr>
        <w:t xml:space="preserve">Marine Sanctuary — Philippines: Apo Island's coral reef recovery created the ecological diversity that </w:t>
      </w:r>
      <w:ins w:author="Gerald Marten" w:id="54" w:date="2026-06-02T21:21:34Z">
        <w:r w:rsidDel="00000000" w:rsidR="00000000" w:rsidRPr="00000000">
          <w:rPr>
            <w:rtl w:val="0"/>
          </w:rPr>
          <w:t xml:space="preserve">supported vibrant fish populations that not only providedfood but also </w:t>
        </w:r>
      </w:ins>
      <w:r w:rsidDel="00000000" w:rsidR="00000000" w:rsidRPr="00000000">
        <w:rPr>
          <w:rtl w:val="0"/>
        </w:rPr>
        <w:t xml:space="preserve">made the reef attractive for tourism, which diversified the Island's economy far beyond what fishing alone could support. Each new livelihood reduced dependence on any single source, and the ecological diversity of the reef was both the foundation for tourism and a sign of the ecosystem's own capacity for continued recovery.</w:t>
      </w:r>
    </w:p>
    <w:p w:rsidR="00000000" w:rsidDel="00000000" w:rsidP="00000000" w:rsidRDefault="00000000" w:rsidRPr="00000000" w14:paraId="00000307">
      <w:pPr>
        <w:rPr/>
      </w:pPr>
      <w:r w:rsidDel="00000000" w:rsidR="00000000" w:rsidRPr="00000000">
        <w:rPr>
          <w:rtl w:val="0"/>
        </w:rPr>
        <w:t xml:space="preserve">Agroforestry — Thailand: Khao Din's shift to agroforestry was a deliberate move away from the fragility of export crop monoculture toward the security of diversity. Annual and perennial crops, fruit trees, fishponds, home gardens, cottage industries, communal forest management: each element served multiple functions and buffered against the failure of others.</w:t>
      </w:r>
    </w:p>
    <w:p w:rsidR="00000000" w:rsidDel="00000000" w:rsidP="00000000" w:rsidRDefault="00000000" w:rsidRPr="00000000" w14:paraId="00000308">
      <w:pPr>
        <w:rPr/>
      </w:pPr>
      <w:r w:rsidDel="00000000" w:rsidR="00000000" w:rsidRPr="00000000">
        <w:rPr>
          <w:rtl w:val="0"/>
        </w:rPr>
        <w:t xml:space="preserve">Pesticide Trap — India: The NPM toolkit was itself a form of ecological diversity in action: multiple pest management methods operating simultaneously. The diversity of farming initiatives extended outward: new enterprises, community projects, a marketing cooperative, entrepreneurial activities that created livelihoods beyond the cotton fields.</w:t>
      </w:r>
    </w:p>
    <w:p w:rsidR="00000000" w:rsidDel="00000000" w:rsidP="00000000" w:rsidRDefault="00000000" w:rsidRPr="00000000" w14:paraId="00000309">
      <w:pPr>
        <w:rPr/>
      </w:pPr>
      <w:r w:rsidDel="00000000" w:rsidR="00000000" w:rsidRPr="00000000">
        <w:rPr>
          <w:rtl w:val="0"/>
        </w:rPr>
        <w:t xml:space="preserve">Rainwater Harvesting — India: As water was restored in Gopalpura, women had time to build cooperatives producing milk products, handicrafts, and soap. Farmers expanded from wheat into sugarcane, potatoes, and onions. Forest recovery brought back wildlife diversity, including leopards and tigers, top predators whose return marked an ecosystem complex enough to support them again.</w:t>
      </w:r>
    </w:p>
    <w:p w:rsidR="00000000" w:rsidDel="00000000" w:rsidP="00000000" w:rsidRDefault="00000000" w:rsidRPr="00000000" w14:paraId="0000030A">
      <w:pPr>
        <w:pStyle w:val="Heading3"/>
        <w:rPr/>
      </w:pPr>
      <w:r w:rsidDel="00000000" w:rsidR="00000000" w:rsidRPr="00000000">
        <w:rPr>
          <w:rtl w:val="0"/>
        </w:rPr>
        <w:t xml:space="preserve">Related Ingredients</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Letting nature do the work</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Building resilience</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and ecological memory</w:t>
      </w:r>
    </w:p>
    <w:p w:rsidR="00000000" w:rsidDel="00000000" w:rsidP="00000000" w:rsidRDefault="00000000" w:rsidRPr="00000000" w14:paraId="0000030E">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30F">
      <w:pPr>
        <w:shd w:fill="eaf2ff" w:val="clear"/>
        <w:ind w:left="360" w:right="360" w:firstLine="0"/>
        <w:rPr/>
      </w:pPr>
      <w:r w:rsidDel="00000000" w:rsidR="00000000" w:rsidRPr="00000000">
        <w:rPr>
          <w:rtl w:val="0"/>
        </w:rPr>
        <w:t xml:space="preserve">Learn about systems thinking and how social and ecological diversity creates resilience and expands options.</w:t>
      </w:r>
    </w:p>
    <w:p w:rsidR="00000000" w:rsidDel="00000000" w:rsidP="00000000" w:rsidRDefault="00000000" w:rsidRPr="00000000" w14:paraId="00000310">
      <w:pPr>
        <w:rPr/>
      </w:pPr>
      <w:r w:rsidDel="00000000" w:rsidR="00000000" w:rsidRPr="00000000">
        <w:br w:type="page"/>
      </w: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312">
      <w:pPr>
        <w:pStyle w:val="Heading1"/>
        <w:rPr/>
      </w:pPr>
      <w:r w:rsidDel="00000000" w:rsidR="00000000" w:rsidRPr="00000000">
        <w:rPr>
          <w:rtl w:val="0"/>
        </w:rPr>
        <w:t xml:space="preserve">Ingredient 10: Social and Ecological Memory</w:t>
      </w:r>
    </w:p>
    <w:p w:rsidR="00000000" w:rsidDel="00000000" w:rsidP="00000000" w:rsidRDefault="00000000" w:rsidRPr="00000000" w14:paraId="00000313">
      <w:pPr>
        <w:rPr>
          <w:ins w:author="Gerald Marten" w:id="55" w:date="2026-06-02T21:43:44Z"/>
        </w:rPr>
      </w:pPr>
      <w:r w:rsidDel="00000000" w:rsidR="00000000" w:rsidRPr="00000000">
        <w:rPr>
          <w:rtl w:val="0"/>
        </w:rPr>
        <w:t xml:space="preserve">The past holds blueprints. Communities and ecosystems that can draw on what worked before have a head start on what to do next.</w:t>
      </w:r>
      <w:ins w:author="Gerald Marten" w:id="55" w:date="2026-06-02T21:43:44Z">
        <w:r w:rsidDel="00000000" w:rsidR="00000000" w:rsidRPr="00000000">
          <w:rPr>
            <w:rtl w:val="0"/>
          </w:rPr>
        </w:r>
      </w:ins>
    </w:p>
    <w:p w:rsidR="00000000" w:rsidDel="00000000" w:rsidP="00000000" w:rsidRDefault="00000000" w:rsidRPr="00000000" w14:paraId="00000314">
      <w:pPr>
        <w:rPr/>
      </w:pPr>
      <w:ins w:author="Gerald Marten" w:id="55" w:date="2026-06-02T21:43:44Z">
        <w:commentRangeStart w:id="27"/>
        <w:r w:rsidDel="00000000" w:rsidR="00000000" w:rsidRPr="00000000">
          <w:rPr>
            <w:rtl w:val="0"/>
          </w:rPr>
          <w:t xml:space="preserve">xxx</w:t>
        </w:r>
      </w:ins>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Every community and every ecosystem carries memory: knowledge, practices, and biological designs that have been tested and refined over generations. Social memory lives in elders who remember what the </w:t>
      </w:r>
      <w:ins w:author="Gerald Marten" w:id="56" w:date="2026-06-02T21:27:21Z">
        <w:r w:rsidDel="00000000" w:rsidR="00000000" w:rsidRPr="00000000">
          <w:rPr>
            <w:rtl w:val="0"/>
          </w:rPr>
          <w:t xml:space="preserve">community and ecosystem were </w:t>
        </w:r>
      </w:ins>
      <w:del w:author="Gerald Marten" w:id="56" w:date="2026-06-02T21:27:21Z">
        <w:r w:rsidDel="00000000" w:rsidR="00000000" w:rsidRPr="00000000">
          <w:rPr>
            <w:rtl w:val="0"/>
          </w:rPr>
          <w:delText xml:space="preserve">land looked</w:delText>
        </w:r>
      </w:del>
      <w:r w:rsidDel="00000000" w:rsidR="00000000" w:rsidRPr="00000000">
        <w:rPr>
          <w:rtl w:val="0"/>
        </w:rPr>
        <w:t xml:space="preserve"> like before decline</w:t>
      </w:r>
      <w:ins w:author="Gerald Marten" w:id="57" w:date="2026-06-02T21:31:39Z">
        <w:r w:rsidDel="00000000" w:rsidR="00000000" w:rsidRPr="00000000">
          <w:rPr>
            <w:rtl w:val="0"/>
          </w:rPr>
          <w:t xml:space="preserve">, </w:t>
        </w:r>
        <w:r w:rsidDel="00000000" w:rsidR="00000000" w:rsidRPr="00000000">
          <w:rPr>
            <w:rtl w:val="0"/>
            <w:rPrChange w:author="Gerald Marten" w:id="58" w:date="2026-06-02T21:31:39Z">
              <w:rPr/>
            </w:rPrChange>
          </w:rPr>
          <w:t xml:space="preserve">including stories </w:t>
        </w:r>
        <w:del w:author="Gerald Marten" w:id="57" w:date="2026-06-02T21:31:39Z">
          <w:r w:rsidDel="00000000" w:rsidR="00000000" w:rsidRPr="00000000">
            <w:rPr>
              <w:rtl w:val="0"/>
              <w:rPrChange w:author="Gerald Marten" w:id="58" w:date="2026-06-02T21:31:39Z">
                <w:rPr/>
              </w:rPrChange>
            </w:rPr>
            <w:delText xml:space="preserve">including</w:delText>
          </w:r>
        </w:del>
      </w:ins>
      <w:del w:author="Gerald Marten" w:id="57" w:date="2026-06-02T21:31:39Z">
        <w:r w:rsidDel="00000000" w:rsidR="00000000" w:rsidRPr="00000000">
          <w:rPr>
            <w:rtl w:val="0"/>
            <w:rPrChange w:author="Gerald Marten" w:id="58" w:date="2026-06-02T21:31:39Z">
              <w:rPr/>
            </w:rPrChange>
          </w:rPr>
          <w:delText xml:space="preserve">, in </w:delText>
        </w:r>
      </w:del>
      <w:ins w:author="Gerald Marten" w:id="57" w:date="2026-06-02T21:31:39Z">
        <w:del w:author="Gerald Marten" w:id="57" w:date="2026-06-02T21:31:39Z">
          <w:r w:rsidDel="00000000" w:rsidR="00000000" w:rsidRPr="00000000">
            <w:rPr>
              <w:rtl w:val="0"/>
              <w:rPrChange w:author="Gerald Marten" w:id="58" w:date="2026-06-02T21:31:39Z">
                <w:rPr/>
              </w:rPrChange>
            </w:rPr>
            <w:delText xml:space="preserve">stories</w:delText>
          </w:r>
        </w:del>
        <w:r w:rsidDel="00000000" w:rsidR="00000000" w:rsidRPr="00000000">
          <w:rPr>
            <w:rtl w:val="0"/>
            <w:rPrChange w:author="Gerald Marten" w:id="58" w:date="2026-06-02T21:31:39Z">
              <w:rPr/>
            </w:rPrChange>
          </w:rPr>
          <w:t xml:space="preserve"> and values that shaped how people related to their environment and </w:t>
        </w:r>
      </w:ins>
      <w:r w:rsidDel="00000000" w:rsidR="00000000" w:rsidRPr="00000000">
        <w:rPr>
          <w:rtl w:val="0"/>
        </w:rPr>
        <w:t xml:space="preserve">traditional practices that governed how resources were used</w:t>
      </w:r>
      <w:del w:author="Gerald Marten" w:id="59" w:date="2026-06-02T21:37:27Z">
        <w:r w:rsidDel="00000000" w:rsidR="00000000" w:rsidRPr="00000000">
          <w:rPr>
            <w:rtl w:val="0"/>
          </w:rPr>
          <w:delText xml:space="preserve">, in </w:delText>
        </w:r>
      </w:del>
      <w:del w:author="Gerald Marten" w:id="60" w:date="2026-06-02T21:31:20Z">
        <w:r w:rsidDel="00000000" w:rsidR="00000000" w:rsidRPr="00000000">
          <w:rPr>
            <w:rtl w:val="0"/>
          </w:rPr>
          <w:delText xml:space="preserve">stories and values that shaped how people related to their environment</w:delText>
        </w:r>
      </w:del>
      <w:ins w:author="Gerald Marten" w:id="60" w:date="2026-06-02T21:31:20Z">
        <w:r w:rsidDel="00000000" w:rsidR="00000000" w:rsidRPr="00000000">
          <w:rPr>
            <w:rtl w:val="0"/>
            <w:rPrChange w:author="Gerald Marten" w:id="61" w:date="2026-06-02T21:31:20Z">
              <w:rPr/>
            </w:rPrChange>
          </w:rPr>
          <w:t xml:space="preserve"> and what happened when the ecosystem was abused</w:t>
        </w:r>
      </w:ins>
      <w:r w:rsidDel="00000000" w:rsidR="00000000" w:rsidRPr="00000000">
        <w:rPr>
          <w:rtl w:val="0"/>
        </w:rPr>
        <w:t xml:space="preserve">. Ecological memory lives in nature itself: in the evolutionary design of organisms and ecosystems that, given the chance, know how to recover and rebuild. When restoration draws on both kinds of memory together, communities aren't starting from scratch. They're recovering something that already worked.</w:t>
      </w:r>
    </w:p>
    <w:p w:rsidR="00000000" w:rsidDel="00000000" w:rsidP="00000000" w:rsidRDefault="00000000" w:rsidRPr="00000000" w14:paraId="00000316">
      <w:pPr>
        <w:pStyle w:val="Heading2"/>
        <w:rPr/>
      </w:pPr>
      <w:r w:rsidDel="00000000" w:rsidR="00000000" w:rsidRPr="00000000">
        <w:rPr>
          <w:rtl w:val="0"/>
        </w:rPr>
        <w:t xml:space="preserve">Recognize It</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community elders or long-term residents remember what the local environment looked like before degradation began? This memory provides a reference point for what restoration might achieve.</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community have traditional practices for managing shared natural resources that were in use before the decline?</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there traditional values or principles governing how people relate to nature that could support restoration?</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ecosystem itself show signs it retains the capacity to recover? Evidence that recovery has happened elsewhere, or in small pockets locally, is evidence that ecological memory is intact.</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there knowledge of where traditional resource management worked well, or where ecosystem health was strongest in the past?</w:t>
      </w:r>
    </w:p>
    <w:p w:rsidR="00000000" w:rsidDel="00000000" w:rsidP="00000000" w:rsidRDefault="00000000" w:rsidRPr="00000000" w14:paraId="0000031C">
      <w:pPr>
        <w:pStyle w:val="Heading2"/>
        <w:rPr/>
      </w:pPr>
      <w:r w:rsidDel="00000000" w:rsidR="00000000" w:rsidRPr="00000000">
        <w:rPr>
          <w:rtl w:val="0"/>
        </w:rPr>
        <w:t xml:space="preserve">Amplify It</w:t>
      </w:r>
    </w:p>
    <w:p w:rsidR="00000000" w:rsidDel="00000000" w:rsidP="00000000" w:rsidRDefault="00000000" w:rsidRPr="00000000" w14:paraId="0000031D">
      <w:pPr>
        <w:pStyle w:val="Heading3"/>
        <w:rPr/>
      </w:pPr>
      <w:r w:rsidDel="00000000" w:rsidR="00000000" w:rsidRPr="00000000">
        <w:rPr>
          <w:rtl w:val="0"/>
        </w:rPr>
        <w:t xml:space="preserve">Surface and document what people remember</w:t>
      </w:r>
    </w:p>
    <w:p w:rsidR="00000000" w:rsidDel="00000000" w:rsidP="00000000" w:rsidRDefault="00000000" w:rsidRPr="00000000" w14:paraId="0000031E">
      <w:pPr>
        <w:rPr>
          <w:ins w:author="Gerald Marten" w:id="62" w:date="2026-06-02T21:57:53Z"/>
        </w:rPr>
      </w:pPr>
      <w:r w:rsidDel="00000000" w:rsidR="00000000" w:rsidRPr="00000000">
        <w:rPr>
          <w:rtl w:val="0"/>
        </w:rPr>
        <w:t xml:space="preserve">Create opportunities for elders and long-term residents to share what they know: </w:t>
      </w:r>
      <w:ins w:author="Gerald Marten" w:id="62" w:date="2026-06-02T21:57:53Z">
        <w:r w:rsidDel="00000000" w:rsidR="00000000" w:rsidRPr="00000000">
          <w:rPr>
            <w:rtl w:val="0"/>
          </w:rPr>
        </w:r>
      </w:ins>
    </w:p>
    <w:p w:rsidR="00000000" w:rsidDel="00000000" w:rsidP="00000000" w:rsidRDefault="00000000" w:rsidRPr="00000000" w14:paraId="0000031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2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3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4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5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6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7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8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9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A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B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C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D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E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3F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0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1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2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3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4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5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A">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B">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C">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D">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E">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6F">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70">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71">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72">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73">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74">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75">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76">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77">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78">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79">
      <w:pPr>
        <w:rPr>
          <w:ins w:author="Gerald Marten" w:id="62" w:date="2026-06-02T21:57:53Z"/>
        </w:rPr>
      </w:pPr>
      <w:ins w:author="Gerald Marten" w:id="62" w:date="2026-06-02T21:57:53Z">
        <w:r w:rsidDel="00000000" w:rsidR="00000000" w:rsidRPr="00000000">
          <w:rPr>
            <w:rtl w:val="0"/>
          </w:rPr>
        </w:r>
      </w:ins>
    </w:p>
    <w:p w:rsidR="00000000" w:rsidDel="00000000" w:rsidP="00000000" w:rsidRDefault="00000000" w:rsidRPr="00000000" w14:paraId="0000047A">
      <w:pPr>
        <w:rPr/>
      </w:pPr>
      <w:r w:rsidDel="00000000" w:rsidR="00000000" w:rsidRPr="00000000">
        <w:rPr>
          <w:rtl w:val="0"/>
        </w:rPr>
        <w:t xml:space="preserve">through community meetings, structured interviews, participatory mapping of how the landscape looked in the past.</w:t>
      </w:r>
    </w:p>
    <w:p w:rsidR="00000000" w:rsidDel="00000000" w:rsidP="00000000" w:rsidRDefault="00000000" w:rsidRPr="00000000" w14:paraId="0000047B">
      <w:pPr>
        <w:pStyle w:val="Heading3"/>
        <w:rPr/>
      </w:pPr>
      <w:r w:rsidDel="00000000" w:rsidR="00000000" w:rsidRPr="00000000">
        <w:rPr>
          <w:rtl w:val="0"/>
        </w:rPr>
        <w:t xml:space="preserve">Connect traditional practices to modern approaches</w:t>
      </w:r>
    </w:p>
    <w:p w:rsidR="00000000" w:rsidDel="00000000" w:rsidP="00000000" w:rsidRDefault="00000000" w:rsidRPr="00000000" w14:paraId="0000047C">
      <w:pPr>
        <w:rPr/>
      </w:pPr>
      <w:r w:rsidDel="00000000" w:rsidR="00000000" w:rsidRPr="00000000">
        <w:rPr>
          <w:rtl w:val="0"/>
        </w:rPr>
        <w:t xml:space="preserve">Traditional practices and modern science often reinforce each other. Looking for these connections avoids the false choice between "traditional" and "modern" and makes both more effective.</w:t>
      </w:r>
    </w:p>
    <w:p w:rsidR="00000000" w:rsidDel="00000000" w:rsidP="00000000" w:rsidRDefault="00000000" w:rsidRPr="00000000" w14:paraId="0000047D">
      <w:pPr>
        <w:pStyle w:val="Heading3"/>
        <w:rPr/>
      </w:pPr>
      <w:r w:rsidDel="00000000" w:rsidR="00000000" w:rsidRPr="00000000">
        <w:rPr>
          <w:rtl w:val="0"/>
        </w:rPr>
        <w:t xml:space="preserve">Let the ecosystem lead where it can</w:t>
      </w:r>
    </w:p>
    <w:p w:rsidR="00000000" w:rsidDel="00000000" w:rsidP="00000000" w:rsidRDefault="00000000" w:rsidRPr="00000000" w14:paraId="0000047E">
      <w:pPr>
        <w:rPr/>
      </w:pPr>
      <w:r w:rsidDel="00000000" w:rsidR="00000000" w:rsidRPr="00000000">
        <w:rPr>
          <w:rtl w:val="0"/>
        </w:rPr>
        <w:t xml:space="preserve">Ecological memory means that ecosystems, given the right conditions, know how to recover. Where the memory is intact, the community's job is often to remove the pressure and let recovery begin, rather than to engineer it.</w:t>
      </w:r>
    </w:p>
    <w:p w:rsidR="00000000" w:rsidDel="00000000" w:rsidP="00000000" w:rsidRDefault="00000000" w:rsidRPr="00000000" w14:paraId="0000047F">
      <w:pPr>
        <w:pStyle w:val="Heading3"/>
        <w:rPr/>
      </w:pPr>
      <w:r w:rsidDel="00000000" w:rsidR="00000000" w:rsidRPr="00000000">
        <w:rPr>
          <w:rtl w:val="0"/>
        </w:rPr>
        <w:t xml:space="preserve">Use memory to set realistic and motivating goals</w:t>
      </w:r>
    </w:p>
    <w:p w:rsidR="00000000" w:rsidDel="00000000" w:rsidP="00000000" w:rsidRDefault="00000000" w:rsidRPr="00000000" w14:paraId="00000480">
      <w:pPr>
        <w:rPr/>
      </w:pPr>
      <w:r w:rsidDel="00000000" w:rsidR="00000000" w:rsidRPr="00000000">
        <w:rPr>
          <w:rtl w:val="0"/>
        </w:rPr>
        <w:t xml:space="preserve">Knowing that the reef was once rich with fish, or that the river once ran year-round, makes restoration concrete rather than abstract.</w:t>
      </w:r>
    </w:p>
    <w:p w:rsidR="00000000" w:rsidDel="00000000" w:rsidP="00000000" w:rsidRDefault="00000000" w:rsidRPr="00000000" w14:paraId="00000481">
      <w:pPr>
        <w:pStyle w:val="Heading2"/>
        <w:rPr/>
      </w:pPr>
      <w:r w:rsidDel="00000000" w:rsidR="00000000" w:rsidRPr="00000000">
        <w:rPr>
          <w:rtl w:val="0"/>
        </w:rPr>
        <w:t xml:space="preserve">Build It</w:t>
      </w:r>
    </w:p>
    <w:p w:rsidR="00000000" w:rsidDel="00000000" w:rsidP="00000000" w:rsidRDefault="00000000" w:rsidRPr="00000000" w14:paraId="00000482">
      <w:pPr>
        <w:pStyle w:val="Heading3"/>
        <w:rPr/>
      </w:pPr>
      <w:r w:rsidDel="00000000" w:rsidR="00000000" w:rsidRPr="00000000">
        <w:rPr>
          <w:rtl w:val="0"/>
        </w:rPr>
        <w:t xml:space="preserve">Seek out anyone who remembers</w:t>
      </w:r>
    </w:p>
    <w:p w:rsidR="00000000" w:rsidDel="00000000" w:rsidP="00000000" w:rsidRDefault="00000000" w:rsidRPr="00000000" w14:paraId="00000483">
      <w:pPr>
        <w:rPr/>
      </w:pPr>
      <w:r w:rsidDel="00000000" w:rsidR="00000000" w:rsidRPr="00000000">
        <w:rPr>
          <w:rtl w:val="0"/>
        </w:rPr>
        <w:t xml:space="preserve">Even in communities with significant population turnover or cultural disruption, there are often individuals who carry fragments of useful memory. A single person's recollection of traditional water management practices or fishing customs can be enough to begin.</w:t>
      </w:r>
    </w:p>
    <w:p w:rsidR="00000000" w:rsidDel="00000000" w:rsidP="00000000" w:rsidRDefault="00000000" w:rsidRPr="00000000" w14:paraId="00000484">
      <w:pPr>
        <w:pStyle w:val="Heading3"/>
        <w:rPr/>
      </w:pPr>
      <w:r w:rsidDel="00000000" w:rsidR="00000000" w:rsidRPr="00000000">
        <w:rPr>
          <w:rtl w:val="0"/>
        </w:rPr>
        <w:t xml:space="preserve">Look to neighboring communities or ecosystems</w:t>
      </w:r>
    </w:p>
    <w:p w:rsidR="00000000" w:rsidDel="00000000" w:rsidP="00000000" w:rsidRDefault="00000000" w:rsidRPr="00000000" w14:paraId="00000485">
      <w:pPr>
        <w:rPr/>
      </w:pPr>
      <w:r w:rsidDel="00000000" w:rsidR="00000000" w:rsidRPr="00000000">
        <w:rPr>
          <w:rtl w:val="0"/>
        </w:rPr>
        <w:t xml:space="preserve">If local memory has been lost, adjacent communities or similar ecosystems may preserve it. Communities that maintained traditional practices can serve as models.</w:t>
      </w:r>
    </w:p>
    <w:p w:rsidR="00000000" w:rsidDel="00000000" w:rsidP="00000000" w:rsidRDefault="00000000" w:rsidRPr="00000000" w14:paraId="00000486">
      <w:pPr>
        <w:pStyle w:val="Heading3"/>
        <w:rPr/>
      </w:pPr>
      <w:r w:rsidDel="00000000" w:rsidR="00000000" w:rsidRPr="00000000">
        <w:rPr>
          <w:rtl w:val="0"/>
        </w:rPr>
        <w:t xml:space="preserve">Use ecological evidence to reconstruct the past</w:t>
      </w:r>
    </w:p>
    <w:p w:rsidR="00000000" w:rsidDel="00000000" w:rsidP="00000000" w:rsidRDefault="00000000" w:rsidRPr="00000000" w14:paraId="00000487">
      <w:pPr>
        <w:rPr/>
      </w:pPr>
      <w:r w:rsidDel="00000000" w:rsidR="00000000" w:rsidRPr="00000000">
        <w:rPr>
          <w:rtl w:val="0"/>
        </w:rPr>
        <w:t xml:space="preserve">Old photographs, land records, oral histories from outside the community, scientific surveys from earlier decades can help reconstruct what the ecosystem once looked like.</w:t>
      </w:r>
    </w:p>
    <w:p w:rsidR="00000000" w:rsidDel="00000000" w:rsidP="00000000" w:rsidRDefault="00000000" w:rsidRPr="00000000" w14:paraId="00000488">
      <w:pPr>
        <w:pStyle w:val="Heading3"/>
        <w:rPr/>
      </w:pPr>
      <w:r w:rsidDel="00000000" w:rsidR="00000000" w:rsidRPr="00000000">
        <w:rPr>
          <w:rtl w:val="0"/>
        </w:rPr>
        <w:t xml:space="preserve">Bring in outside knowledge that connects to local conditions</w:t>
      </w:r>
    </w:p>
    <w:p w:rsidR="00000000" w:rsidDel="00000000" w:rsidP="00000000" w:rsidRDefault="00000000" w:rsidRPr="00000000" w14:paraId="00000489">
      <w:pPr>
        <w:rPr/>
      </w:pPr>
      <w:r w:rsidDel="00000000" w:rsidR="00000000" w:rsidRPr="00000000">
        <w:rPr>
          <w:rtl w:val="0"/>
        </w:rPr>
        <w:t xml:space="preserve">When internal memory is insufficient, outside experts can help fill the gap. The key is that outside knowledge should complement and build on whatever local knowledge remains, not replace it.</w:t>
      </w:r>
    </w:p>
    <w:p w:rsidR="00000000" w:rsidDel="00000000" w:rsidP="00000000" w:rsidRDefault="00000000" w:rsidRPr="00000000" w14:paraId="0000048A">
      <w:pPr>
        <w:pStyle w:val="Heading2"/>
        <w:rPr/>
      </w:pPr>
      <w:r w:rsidDel="00000000" w:rsidR="00000000" w:rsidRPr="00000000">
        <w:rPr>
          <w:rtl w:val="0"/>
        </w:rPr>
        <w:t xml:space="preserve">Work Around It</w:t>
      </w:r>
    </w:p>
    <w:p w:rsidR="00000000" w:rsidDel="00000000" w:rsidP="00000000" w:rsidRDefault="00000000" w:rsidRPr="00000000" w14:paraId="0000048B">
      <w:pPr>
        <w:pStyle w:val="Heading3"/>
        <w:rPr/>
      </w:pPr>
      <w:r w:rsidDel="00000000" w:rsidR="00000000" w:rsidRPr="00000000">
        <w:rPr>
          <w:rtl w:val="0"/>
        </w:rPr>
        <w:t xml:space="preserve">When elders have died or left, and traditional knowledge has been lost</w:t>
      </w:r>
    </w:p>
    <w:p w:rsidR="00000000" w:rsidDel="00000000" w:rsidP="00000000" w:rsidRDefault="00000000" w:rsidRPr="00000000" w14:paraId="0000048C">
      <w:pPr>
        <w:rPr/>
      </w:pPr>
      <w:r w:rsidDel="00000000" w:rsidR="00000000" w:rsidRPr="00000000">
        <w:rPr>
          <w:rtl w:val="0"/>
        </w:rPr>
        <w:t xml:space="preserve">Start with ecological evidence and neighboring community practices. Be honest with the community that you're working toward a possible future rather than recovering a known past: but make clear that ecosystems in similar conditions have recovered, and that nature's own memory is still working even when human memory is depleted.</w:t>
      </w:r>
    </w:p>
    <w:p w:rsidR="00000000" w:rsidDel="00000000" w:rsidP="00000000" w:rsidRDefault="00000000" w:rsidRPr="00000000" w14:paraId="0000048D">
      <w:pPr>
        <w:pStyle w:val="Heading3"/>
        <w:rPr/>
      </w:pPr>
      <w:r w:rsidDel="00000000" w:rsidR="00000000" w:rsidRPr="00000000">
        <w:rPr>
          <w:rtl w:val="0"/>
        </w:rPr>
        <w:t xml:space="preserve">When traditional practices were themselves unsustainable, or contributed to the decline</w:t>
      </w:r>
    </w:p>
    <w:p w:rsidR="00000000" w:rsidDel="00000000" w:rsidP="00000000" w:rsidRDefault="00000000" w:rsidRPr="00000000" w14:paraId="0000048E">
      <w:pPr>
        <w:rPr/>
      </w:pPr>
      <w:r w:rsidDel="00000000" w:rsidR="00000000" w:rsidRPr="00000000">
        <w:rPr>
          <w:rtl w:val="0"/>
        </w:rPr>
        <w:t xml:space="preserve">Not all traditional practices are worth restoring. The task is to identify which values and principles remain useful while leaving behind the specific practices that caused harm.</w:t>
      </w:r>
    </w:p>
    <w:p w:rsidR="00000000" w:rsidDel="00000000" w:rsidP="00000000" w:rsidRDefault="00000000" w:rsidRPr="00000000" w14:paraId="0000048F">
      <w:pPr>
        <w:pStyle w:val="Heading3"/>
        <w:rPr/>
      </w:pPr>
      <w:r w:rsidDel="00000000" w:rsidR="00000000" w:rsidRPr="00000000">
        <w:rPr>
          <w:rtl w:val="0"/>
        </w:rPr>
        <w:t xml:space="preserve">When the ecosystem is so degraded that ecological memory is uncertain</w:t>
      </w:r>
    </w:p>
    <w:p w:rsidR="00000000" w:rsidDel="00000000" w:rsidP="00000000" w:rsidRDefault="00000000" w:rsidRPr="00000000" w14:paraId="00000490">
      <w:pPr>
        <w:rPr/>
      </w:pPr>
      <w:r w:rsidDel="00000000" w:rsidR="00000000" w:rsidRPr="00000000">
        <w:rPr>
          <w:rtl w:val="0"/>
        </w:rPr>
        <w:t xml:space="preserve">Even severely degraded ecosystems often retain more recovery capacity than they appear to. Start small: protect a small area, reduce the key pressure, and watch for signs of recovery.</w:t>
      </w:r>
    </w:p>
    <w:p w:rsidR="00000000" w:rsidDel="00000000" w:rsidP="00000000" w:rsidRDefault="00000000" w:rsidRPr="00000000" w14:paraId="00000491">
      <w:pPr>
        <w:pStyle w:val="Heading3"/>
        <w:rPr/>
      </w:pPr>
      <w:r w:rsidDel="00000000" w:rsidR="00000000" w:rsidRPr="00000000">
        <w:rPr>
          <w:rtl w:val="0"/>
        </w:rPr>
        <w:t xml:space="preserve">See It In Action: Carousel Excerpts</w:t>
      </w:r>
    </w:p>
    <w:p w:rsidR="00000000" w:rsidDel="00000000" w:rsidP="00000000" w:rsidRDefault="00000000" w:rsidRPr="00000000" w14:paraId="00000492">
      <w:pPr>
        <w:rPr/>
      </w:pPr>
      <w:r w:rsidDel="00000000" w:rsidR="00000000" w:rsidRPr="00000000">
        <w:rPr>
          <w:rtl w:val="0"/>
        </w:rPr>
        <w:t xml:space="preserve">Marine Sanctuary — Philippines: Apo Islanders chose where to place the sanctuary based on which part of the reef they remembered as richest before decline. Once fishing was restricted, they returned to traditional methods (hook-and-line, fish traps, large-mesh gillnets) that they knew to be sustainable. As fish stocks recovered, they drew on a traditional value: "take only what you need from the sea."</w:t>
      </w:r>
    </w:p>
    <w:p w:rsidR="00000000" w:rsidDel="00000000" w:rsidP="00000000" w:rsidRDefault="00000000" w:rsidRPr="00000000" w14:paraId="00000493">
      <w:pPr>
        <w:rPr/>
      </w:pPr>
      <w:r w:rsidDel="00000000" w:rsidR="00000000" w:rsidRPr="00000000">
        <w:rPr>
          <w:rtl w:val="0"/>
        </w:rPr>
        <w:t xml:space="preserve">Agroforestry — Thailand: Khao Din's agroforestry revival drew directly on what older villagers remembered from before the shift to export crops: how to integrate fish ponds and trees, how to gather and process forest products, how to run cottage industries from farm and forest materials. Villagers described the return to agroforestry as "going back to their roots."</w:t>
      </w:r>
    </w:p>
    <w:p w:rsidR="00000000" w:rsidDel="00000000" w:rsidP="00000000" w:rsidRDefault="00000000" w:rsidRPr="00000000" w14:paraId="00000494">
      <w:pPr>
        <w:rPr/>
      </w:pPr>
      <w:r w:rsidDel="00000000" w:rsidR="00000000" w:rsidRPr="00000000">
        <w:rPr>
          <w:rtl w:val="0"/>
        </w:rPr>
        <w:t xml:space="preserve">Pesticide Trap — India: Natural Pest Management in Punukula was a return to traditional farming methods that had worked before chemical pesticides arrived. Neem had been used in India for centuries. NPM also drew on nature's own ecological memory: the evolutionary relationships between pest insects and their natural predators.</w:t>
      </w:r>
    </w:p>
    <w:p w:rsidR="00000000" w:rsidDel="00000000" w:rsidP="00000000" w:rsidRDefault="00000000" w:rsidRPr="00000000" w14:paraId="00000495">
      <w:pPr>
        <w:rPr/>
      </w:pPr>
      <w:r w:rsidDel="00000000" w:rsidR="00000000" w:rsidRPr="00000000">
        <w:rPr>
          <w:rtl w:val="0"/>
        </w:rPr>
        <w:t xml:space="preserve">Rainwater Harvesting — India: In Gopalpura, social memory was the starting point. Village elders remembered how to build johads and the traditions of the Gram Sabha councils that had made collective water management work in the past. When TBS arrived intending to build a health clinic, it was a village elder who redirected them toward water. Ecological memory followed: as the johads were restored and rivers began to flow again, wildlife returned that had not been seen in the area for many years.</w:t>
      </w:r>
    </w:p>
    <w:p w:rsidR="00000000" w:rsidDel="00000000" w:rsidP="00000000" w:rsidRDefault="00000000" w:rsidRPr="00000000" w14:paraId="00000496">
      <w:pPr>
        <w:pStyle w:val="Heading3"/>
        <w:rPr/>
      </w:pPr>
      <w:r w:rsidDel="00000000" w:rsidR="00000000" w:rsidRPr="00000000">
        <w:rPr>
          <w:rtl w:val="0"/>
        </w:rPr>
        <w:t xml:space="preserve">Related Ingredients</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Harmony between community and ecosystem</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Letting nature do the work</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Outside stimulation and facilitation</w:t>
      </w:r>
    </w:p>
    <w:p w:rsidR="00000000" w:rsidDel="00000000" w:rsidP="00000000" w:rsidRDefault="00000000" w:rsidRPr="00000000" w14:paraId="0000049A">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49B">
      <w:pPr>
        <w:shd w:fill="eaf2ff" w:val="clear"/>
        <w:ind w:left="360" w:right="360" w:firstLine="0"/>
        <w:rPr/>
      </w:pPr>
      <w:r w:rsidDel="00000000" w:rsidR="00000000" w:rsidRPr="00000000">
        <w:rPr>
          <w:rtl w:val="0"/>
        </w:rPr>
        <w:t xml:space="preserve">Learn about systems thinking and how social and ecological memory enables communities to draw on the past to build a sustainable future.</w:t>
      </w:r>
    </w:p>
    <w:p w:rsidR="00000000" w:rsidDel="00000000" w:rsidP="00000000" w:rsidRDefault="00000000" w:rsidRPr="00000000" w14:paraId="0000049C">
      <w:pPr>
        <w:rPr/>
      </w:pPr>
      <w:r w:rsidDel="00000000" w:rsidR="00000000" w:rsidRPr="00000000">
        <w:br w:type="page"/>
      </w:r>
      <w:r w:rsidDel="00000000" w:rsidR="00000000" w:rsidRPr="00000000">
        <w:rPr>
          <w:rtl w:val="0"/>
        </w:rPr>
      </w:r>
    </w:p>
    <w:p w:rsidR="00000000" w:rsidDel="00000000" w:rsidP="00000000" w:rsidRDefault="00000000" w:rsidRPr="00000000" w14:paraId="0000049D">
      <w:pPr>
        <w:rPr/>
      </w:pPr>
      <w:r w:rsidDel="00000000" w:rsidR="00000000" w:rsidRPr="00000000">
        <w:rPr>
          <w:b w:val="1"/>
          <w:bCs w:val="1"/>
          <w:color w:val="787878"/>
          <w:sz w:val="18"/>
          <w:szCs w:val="18"/>
          <w:rtl w:val="0"/>
        </w:rPr>
        <w:t xml:space="preserve">INGREDIENT</w:t>
      </w:r>
      <w:r w:rsidDel="00000000" w:rsidR="00000000" w:rsidRPr="00000000">
        <w:rPr>
          <w:rtl w:val="0"/>
        </w:rPr>
      </w:r>
    </w:p>
    <w:p w:rsidR="00000000" w:rsidDel="00000000" w:rsidP="00000000" w:rsidRDefault="00000000" w:rsidRPr="00000000" w14:paraId="0000049E">
      <w:pPr>
        <w:pStyle w:val="Heading1"/>
        <w:rPr/>
      </w:pPr>
      <w:r w:rsidDel="00000000" w:rsidR="00000000" w:rsidRPr="00000000">
        <w:rPr>
          <w:rtl w:val="0"/>
        </w:rPr>
        <w:t xml:space="preserve">Ingredient 11: Building Resilience</w:t>
      </w:r>
    </w:p>
    <w:p w:rsidR="00000000" w:rsidDel="00000000" w:rsidP="00000000" w:rsidRDefault="00000000" w:rsidRPr="00000000" w14:paraId="0000049F">
      <w:pPr>
        <w:rPr/>
      </w:pPr>
      <w:r w:rsidDel="00000000" w:rsidR="00000000" w:rsidRPr="00000000">
        <w:rPr>
          <w:rtl w:val="0"/>
        </w:rPr>
        <w:t xml:space="preserve">Success doesn't protect itself. Communities that build resilience into their restoration are prepared for the disruptions that will inevitably come.</w:t>
      </w:r>
    </w:p>
    <w:p w:rsidR="00000000" w:rsidDel="00000000" w:rsidP="00000000" w:rsidRDefault="00000000" w:rsidRPr="00000000" w14:paraId="000004A0">
      <w:pPr>
        <w:rPr/>
      </w:pPr>
      <w:r w:rsidDel="00000000" w:rsidR="00000000" w:rsidRPr="00000000">
        <w:rPr>
          <w:rtl w:val="0"/>
        </w:rPr>
        <w:t xml:space="preserve">Every restoration faces disruption. Weather events, market shocks, political pressure, population change, the unexpected consequences of success itself: these aren't exceptional circumstances, they're the normal conditions in which restored ecosystems and communities have to survive. Resilience is the capacity to absorb those disruptions, reorganize around them, and keep adapting over time. It doesn't emerge automatically from success; it has to be built deliberately. Communities that build resilience alongside their restoration protect what they've worked to create.</w:t>
      </w:r>
    </w:p>
    <w:p w:rsidR="00000000" w:rsidDel="00000000" w:rsidP="00000000" w:rsidRDefault="00000000" w:rsidRPr="00000000" w14:paraId="000004A1">
      <w:pPr>
        <w:pStyle w:val="Heading2"/>
        <w:rPr/>
      </w:pPr>
      <w:r w:rsidDel="00000000" w:rsidR="00000000" w:rsidRPr="00000000">
        <w:rPr>
          <w:rtl w:val="0"/>
        </w:rPr>
        <w:t xml:space="preserve">Recognize It</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community's restoration increased its ability to absorb shocks (economic, ecological, or social)? Resilience begins with reduced vulnerability.</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the community's governance institutions strong enough to adapt when conditions change? Resilient governance has the capacity to revisit, renegotiate, and revise.</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community have mechanisms for learning from experience and adjusting its approach? The capacity to learn is as important as the capacity to absorb shocks.</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restored ecosystem developed ecological buffers that protect against disruption? Ecological resilience and community resilience reinforce each other.</w:t>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the community anticipated the potential complications of its own success? Success creates new pressures: outside interest, tourism, migration, political attention, resource exploitation by people outside the community.</w:t>
      </w:r>
    </w:p>
    <w:p w:rsidR="00000000" w:rsidDel="00000000" w:rsidP="00000000" w:rsidRDefault="00000000" w:rsidRPr="00000000" w14:paraId="000004A7">
      <w:pPr>
        <w:pStyle w:val="Heading2"/>
        <w:rPr/>
      </w:pPr>
      <w:r w:rsidDel="00000000" w:rsidR="00000000" w:rsidRPr="00000000">
        <w:rPr>
          <w:rtl w:val="0"/>
        </w:rPr>
        <w:t xml:space="preserve">Amplify It</w:t>
      </w:r>
    </w:p>
    <w:p w:rsidR="00000000" w:rsidDel="00000000" w:rsidP="00000000" w:rsidRDefault="00000000" w:rsidRPr="00000000" w14:paraId="000004A8">
      <w:pPr>
        <w:pStyle w:val="Heading3"/>
        <w:rPr/>
      </w:pPr>
      <w:r w:rsidDel="00000000" w:rsidR="00000000" w:rsidRPr="00000000">
        <w:rPr>
          <w:rtl w:val="0"/>
        </w:rPr>
        <w:t xml:space="preserve">Diversify livelihoods alongside ecological restoration</w:t>
      </w:r>
    </w:p>
    <w:p w:rsidR="00000000" w:rsidDel="00000000" w:rsidP="00000000" w:rsidRDefault="00000000" w:rsidRPr="00000000" w14:paraId="000004A9">
      <w:pPr>
        <w:rPr/>
      </w:pPr>
      <w:r w:rsidDel="00000000" w:rsidR="00000000" w:rsidRPr="00000000">
        <w:rPr>
          <w:rtl w:val="0"/>
        </w:rPr>
        <w:t xml:space="preserve">Economic resilience requires that families not be entirely dependent on the restored ecosystem for their income. Home gardens, cottage industries, new enterprises, and off-farm income sources provide the financial buffer that makes it possible to manage the ecosystem sustainably rather than exploit it when times are hard.</w:t>
      </w:r>
    </w:p>
    <w:p w:rsidR="00000000" w:rsidDel="00000000" w:rsidP="00000000" w:rsidRDefault="00000000" w:rsidRPr="00000000" w14:paraId="000004AA">
      <w:pPr>
        <w:pStyle w:val="Heading3"/>
        <w:rPr/>
      </w:pPr>
      <w:r w:rsidDel="00000000" w:rsidR="00000000" w:rsidRPr="00000000">
        <w:rPr>
          <w:rtl w:val="0"/>
        </w:rPr>
        <w:t xml:space="preserve">Strengthen governance before you need it</w:t>
      </w:r>
    </w:p>
    <w:p w:rsidR="00000000" w:rsidDel="00000000" w:rsidP="00000000" w:rsidRDefault="00000000" w:rsidRPr="00000000" w14:paraId="000004AB">
      <w:pPr>
        <w:rPr/>
      </w:pPr>
      <w:r w:rsidDel="00000000" w:rsidR="00000000" w:rsidRPr="00000000">
        <w:rPr>
          <w:rtl w:val="0"/>
        </w:rPr>
        <w:t xml:space="preserve">Governance institutions are most resilient when they're strengthened during stable periods, not stress-tested for the first time during a crisis. Regularly revisiting community rules, building clear processes for dispute resolution, and developing the next generation of local leadership all build institutional resilience.</w:t>
      </w:r>
    </w:p>
    <w:p w:rsidR="00000000" w:rsidDel="00000000" w:rsidP="00000000" w:rsidRDefault="00000000" w:rsidRPr="00000000" w14:paraId="000004AC">
      <w:pPr>
        <w:pStyle w:val="Heading3"/>
        <w:rPr/>
      </w:pPr>
      <w:r w:rsidDel="00000000" w:rsidR="00000000" w:rsidRPr="00000000">
        <w:rPr>
          <w:rtl w:val="0"/>
        </w:rPr>
        <w:t xml:space="preserve">Monitor and respond: build in the feedback loops</w:t>
      </w:r>
    </w:p>
    <w:p w:rsidR="00000000" w:rsidDel="00000000" w:rsidP="00000000" w:rsidRDefault="00000000" w:rsidRPr="00000000" w14:paraId="000004AD">
      <w:pPr>
        <w:rPr/>
      </w:pPr>
      <w:r w:rsidDel="00000000" w:rsidR="00000000" w:rsidRPr="00000000">
        <w:rPr>
          <w:rtl w:val="0"/>
        </w:rPr>
        <w:t xml:space="preserve">Sustained restoration requires regular assessment of how the ecosystem is performing. Community members tracking fish catches, water levels, crop yields, or forest cover can generate the information needed to recognize when something is shifting and respond before a problem becomes a crisis.</w:t>
      </w:r>
    </w:p>
    <w:p w:rsidR="00000000" w:rsidDel="00000000" w:rsidP="00000000" w:rsidRDefault="00000000" w:rsidRPr="00000000" w14:paraId="000004AE">
      <w:pPr>
        <w:pStyle w:val="Heading3"/>
        <w:rPr/>
      </w:pPr>
      <w:r w:rsidDel="00000000" w:rsidR="00000000" w:rsidRPr="00000000">
        <w:rPr>
          <w:rtl w:val="0"/>
        </w:rPr>
        <w:t xml:space="preserve">Build relationships with outside allies before you need them</w:t>
      </w:r>
    </w:p>
    <w:p w:rsidR="00000000" w:rsidDel="00000000" w:rsidP="00000000" w:rsidRDefault="00000000" w:rsidRPr="00000000" w14:paraId="000004AF">
      <w:pPr>
        <w:rPr/>
      </w:pPr>
      <w:r w:rsidDel="00000000" w:rsidR="00000000" w:rsidRPr="00000000">
        <w:rPr>
          <w:rtl w:val="0"/>
        </w:rPr>
        <w:t xml:space="preserve">Communities that have established connections to legal support, scientific expertise, or government backing can draw on those connections when threats arise, rather than trying to build them under pressure.</w:t>
      </w:r>
    </w:p>
    <w:p w:rsidR="00000000" w:rsidDel="00000000" w:rsidP="00000000" w:rsidRDefault="00000000" w:rsidRPr="00000000" w14:paraId="000004B0">
      <w:pPr>
        <w:pStyle w:val="Heading3"/>
        <w:rPr/>
      </w:pPr>
      <w:r w:rsidDel="00000000" w:rsidR="00000000" w:rsidRPr="00000000">
        <w:rPr>
          <w:rtl w:val="0"/>
        </w:rPr>
        <w:t xml:space="preserve">Plan explicitly for the complications of success</w:t>
      </w:r>
    </w:p>
    <w:p w:rsidR="00000000" w:rsidDel="00000000" w:rsidP="00000000" w:rsidRDefault="00000000" w:rsidRPr="00000000" w14:paraId="000004B1">
      <w:pPr>
        <w:rPr/>
      </w:pPr>
      <w:r w:rsidDel="00000000" w:rsidR="00000000" w:rsidRPr="00000000">
        <w:rPr>
          <w:rtl w:val="0"/>
        </w:rPr>
        <w:t xml:space="preserve">As restoration proceeds, ask: what new pressures will this success attract? Who else might want access to a recovered resource? Building governance responses to these questions in advance is far more effective than reacting to them after they've become conflicts.</w:t>
      </w:r>
    </w:p>
    <w:p w:rsidR="00000000" w:rsidDel="00000000" w:rsidP="00000000" w:rsidRDefault="00000000" w:rsidRPr="00000000" w14:paraId="000004B2">
      <w:pPr>
        <w:pStyle w:val="Heading2"/>
        <w:rPr/>
      </w:pPr>
      <w:r w:rsidDel="00000000" w:rsidR="00000000" w:rsidRPr="00000000">
        <w:rPr>
          <w:rtl w:val="0"/>
        </w:rPr>
        <w:t xml:space="preserve">Build It</w:t>
      </w:r>
    </w:p>
    <w:p w:rsidR="00000000" w:rsidDel="00000000" w:rsidP="00000000" w:rsidRDefault="00000000" w:rsidRPr="00000000" w14:paraId="000004B3">
      <w:pPr>
        <w:pStyle w:val="Heading3"/>
        <w:rPr/>
      </w:pPr>
      <w:r w:rsidDel="00000000" w:rsidR="00000000" w:rsidRPr="00000000">
        <w:rPr>
          <w:rtl w:val="0"/>
        </w:rPr>
        <w:t xml:space="preserve">Start sustainability planning from the beginning, not after success</w:t>
      </w:r>
    </w:p>
    <w:p w:rsidR="00000000" w:rsidDel="00000000" w:rsidP="00000000" w:rsidRDefault="00000000" w:rsidRPr="00000000" w14:paraId="000004B4">
      <w:pPr>
        <w:rPr/>
      </w:pPr>
      <w:r w:rsidDel="00000000" w:rsidR="00000000" w:rsidRPr="00000000">
        <w:rPr>
          <w:rtl w:val="0"/>
        </w:rPr>
        <w:t xml:space="preserve">Resilience is much harder to build after the fact. The governance institutions, livelihood diversification, and ecological buffers that protect a restoration are most effectively developed as the restoration proceeds.</w:t>
      </w:r>
    </w:p>
    <w:p w:rsidR="00000000" w:rsidDel="00000000" w:rsidP="00000000" w:rsidRDefault="00000000" w:rsidRPr="00000000" w14:paraId="000004B5">
      <w:pPr>
        <w:pStyle w:val="Heading3"/>
        <w:rPr/>
      </w:pPr>
      <w:r w:rsidDel="00000000" w:rsidR="00000000" w:rsidRPr="00000000">
        <w:rPr>
          <w:rtl w:val="0"/>
        </w:rPr>
        <w:t xml:space="preserve">Identify the most likely disruptions and prepare for them specifically</w:t>
      </w:r>
    </w:p>
    <w:p w:rsidR="00000000" w:rsidDel="00000000" w:rsidP="00000000" w:rsidRDefault="00000000" w:rsidRPr="00000000" w14:paraId="000004B6">
      <w:pPr>
        <w:rPr/>
      </w:pPr>
      <w:r w:rsidDel="00000000" w:rsidR="00000000" w:rsidRPr="00000000">
        <w:rPr>
          <w:rtl w:val="0"/>
        </w:rPr>
        <w:t xml:space="preserve">What are the specific weather events, market shifts, political pressures, or social changes most likely to threaten this restoration? What would the community need to have in place to absorb each of them?</w:t>
      </w:r>
    </w:p>
    <w:p w:rsidR="00000000" w:rsidDel="00000000" w:rsidP="00000000" w:rsidRDefault="00000000" w:rsidRPr="00000000" w14:paraId="000004B7">
      <w:pPr>
        <w:pStyle w:val="Heading3"/>
        <w:rPr/>
      </w:pPr>
      <w:r w:rsidDel="00000000" w:rsidR="00000000" w:rsidRPr="00000000">
        <w:rPr>
          <w:rtl w:val="0"/>
        </w:rPr>
        <w:t xml:space="preserve">Use early wins to fund resilience-building</w:t>
      </w:r>
    </w:p>
    <w:p w:rsidR="00000000" w:rsidDel="00000000" w:rsidP="00000000" w:rsidRDefault="00000000" w:rsidRPr="00000000" w14:paraId="000004B8">
      <w:pPr>
        <w:rPr/>
      </w:pPr>
      <w:r w:rsidDel="00000000" w:rsidR="00000000" w:rsidRPr="00000000">
        <w:rPr>
          <w:rtl w:val="0"/>
        </w:rPr>
        <w:t xml:space="preserve">The economic gains from early restoration success can be channeled deliberately into resilience-building activities: savings systems, community funds, infrastructure investments, or governance development.</w:t>
      </w:r>
    </w:p>
    <w:p w:rsidR="00000000" w:rsidDel="00000000" w:rsidP="00000000" w:rsidRDefault="00000000" w:rsidRPr="00000000" w14:paraId="000004B9">
      <w:pPr>
        <w:pStyle w:val="Heading3"/>
        <w:rPr/>
      </w:pPr>
      <w:r w:rsidDel="00000000" w:rsidR="00000000" w:rsidRPr="00000000">
        <w:rPr>
          <w:rtl w:val="0"/>
        </w:rPr>
        <w:t xml:space="preserve">Develop community capacity for adaptive management</w:t>
      </w:r>
    </w:p>
    <w:p w:rsidR="00000000" w:rsidDel="00000000" w:rsidP="00000000" w:rsidRDefault="00000000" w:rsidRPr="00000000" w14:paraId="000004BA">
      <w:pPr>
        <w:rPr/>
      </w:pPr>
      <w:r w:rsidDel="00000000" w:rsidR="00000000" w:rsidRPr="00000000">
        <w:rPr>
          <w:rtl w:val="0"/>
        </w:rPr>
        <w:t xml:space="preserve">Adaptive management means treating the restoration as an ongoing experiment: acting on the best available knowledge, monitoring results, and adjusting based on what you learn.</w:t>
      </w:r>
    </w:p>
    <w:p w:rsidR="00000000" w:rsidDel="00000000" w:rsidP="00000000" w:rsidRDefault="00000000" w:rsidRPr="00000000" w14:paraId="000004BB">
      <w:pPr>
        <w:pStyle w:val="Heading2"/>
        <w:rPr/>
      </w:pPr>
      <w:r w:rsidDel="00000000" w:rsidR="00000000" w:rsidRPr="00000000">
        <w:rPr>
          <w:rtl w:val="0"/>
        </w:rPr>
        <w:t xml:space="preserve">Work Around It</w:t>
      </w:r>
    </w:p>
    <w:p w:rsidR="00000000" w:rsidDel="00000000" w:rsidP="00000000" w:rsidRDefault="00000000" w:rsidRPr="00000000" w14:paraId="000004BC">
      <w:pPr>
        <w:pStyle w:val="Heading3"/>
        <w:rPr/>
      </w:pPr>
      <w:r w:rsidDel="00000000" w:rsidR="00000000" w:rsidRPr="00000000">
        <w:rPr>
          <w:rtl w:val="0"/>
        </w:rPr>
        <w:t xml:space="preserve">When ecological resilience has been severely depleted</w:t>
      </w:r>
    </w:p>
    <w:p w:rsidR="00000000" w:rsidDel="00000000" w:rsidP="00000000" w:rsidRDefault="00000000" w:rsidRPr="00000000" w14:paraId="000004BD">
      <w:pPr>
        <w:rPr/>
      </w:pPr>
      <w:r w:rsidDel="00000000" w:rsidR="00000000" w:rsidRPr="00000000">
        <w:rPr>
          <w:rtl w:val="0"/>
        </w:rPr>
        <w:t xml:space="preserve">Focus first on the ecological interventions that rebuild buffer capacity most quickly. Expect setbacks and plan for them rather than treating them as failures.</w:t>
      </w:r>
    </w:p>
    <w:p w:rsidR="00000000" w:rsidDel="00000000" w:rsidP="00000000" w:rsidRDefault="00000000" w:rsidRPr="00000000" w14:paraId="000004BE">
      <w:pPr>
        <w:pStyle w:val="Heading3"/>
        <w:rPr/>
      </w:pPr>
      <w:r w:rsidDel="00000000" w:rsidR="00000000" w:rsidRPr="00000000">
        <w:rPr>
          <w:rtl w:val="0"/>
        </w:rPr>
        <w:t xml:space="preserve">When governance institutions are weak or contested</w:t>
      </w:r>
    </w:p>
    <w:p w:rsidR="00000000" w:rsidDel="00000000" w:rsidP="00000000" w:rsidRDefault="00000000" w:rsidRPr="00000000" w14:paraId="000004BF">
      <w:pPr>
        <w:rPr/>
      </w:pPr>
      <w:r w:rsidDel="00000000" w:rsidR="00000000" w:rsidRPr="00000000">
        <w:rPr>
          <w:rtl w:val="0"/>
        </w:rPr>
        <w:t xml:space="preserve">Start small: with rules that are genuinely enforceable and consequences that are actually followed through. Governance resilience is built through consistent, fair enforcement of modest commitments, not through ambitious rules that can't be maintained.</w:t>
      </w:r>
    </w:p>
    <w:p w:rsidR="00000000" w:rsidDel="00000000" w:rsidP="00000000" w:rsidRDefault="00000000" w:rsidRPr="00000000" w14:paraId="000004C0">
      <w:pPr>
        <w:pStyle w:val="Heading3"/>
        <w:rPr/>
      </w:pPr>
      <w:r w:rsidDel="00000000" w:rsidR="00000000" w:rsidRPr="00000000">
        <w:rPr>
          <w:rtl w:val="0"/>
        </w:rPr>
        <w:t xml:space="preserve">When economic pressure makes sustainable management difficult</w:t>
      </w:r>
    </w:p>
    <w:p w:rsidR="00000000" w:rsidDel="00000000" w:rsidP="00000000" w:rsidRDefault="00000000" w:rsidRPr="00000000" w14:paraId="000004C1">
      <w:pPr>
        <w:rPr/>
      </w:pPr>
      <w:r w:rsidDel="00000000" w:rsidR="00000000" w:rsidRPr="00000000">
        <w:rPr>
          <w:rtl w:val="0"/>
        </w:rPr>
        <w:t xml:space="preserve">Resilience planning in these contexts has to address economic vulnerability directly: through livelihood diversification, safety net mechanisms, or targeted support during periods of stress. Ecological and economic resilience are inseparable.</w:t>
      </w:r>
    </w:p>
    <w:p w:rsidR="00000000" w:rsidDel="00000000" w:rsidP="00000000" w:rsidRDefault="00000000" w:rsidRPr="00000000" w14:paraId="000004C2">
      <w:pPr>
        <w:pStyle w:val="Heading3"/>
        <w:rPr/>
      </w:pPr>
      <w:r w:rsidDel="00000000" w:rsidR="00000000" w:rsidRPr="00000000">
        <w:rPr>
          <w:rtl w:val="0"/>
        </w:rPr>
        <w:t xml:space="preserve">See It In Action: Carousel Excerpts</w:t>
      </w:r>
    </w:p>
    <w:p w:rsidR="00000000" w:rsidDel="00000000" w:rsidP="00000000" w:rsidRDefault="00000000" w:rsidRPr="00000000" w14:paraId="000004C3">
      <w:pPr>
        <w:rPr/>
      </w:pPr>
      <w:r w:rsidDel="00000000" w:rsidR="00000000" w:rsidRPr="00000000">
        <w:rPr>
          <w:rtl w:val="0"/>
        </w:rPr>
        <w:t xml:space="preserve">Marine Sanctuary — Philippines: Apo Island's resilience was tested repeatedly as success brought new pressures. When tourism grew heavy enough that diving and snorkeling were damaging the coral, the community drew on the governance capacity it had built to impose restrictions, even at the cost of short-term tourism income. When outside fishing pressure threatened the sanctuary, they drew on the legal authority they had established to defend it.</w:t>
      </w:r>
    </w:p>
    <w:p w:rsidR="00000000" w:rsidDel="00000000" w:rsidP="00000000" w:rsidRDefault="00000000" w:rsidRPr="00000000" w14:paraId="000004C4">
      <w:pPr>
        <w:rPr/>
      </w:pPr>
      <w:r w:rsidDel="00000000" w:rsidR="00000000" w:rsidRPr="00000000">
        <w:rPr>
          <w:rtl w:val="0"/>
        </w:rPr>
        <w:t xml:space="preserve">Agroforestry — Thailand: Khao Din built resilience through the diversification that agroforestry made possible. Polyculture farming reduced dependence on any single crop, soil restoration reduced dependence on outside inputs, and improved family finances reduced the desperate vulnerability that had driven overexploitation. One resilience challenge remains unresolved: a trend of young people leaving for cities.</w:t>
      </w:r>
    </w:p>
    <w:p w:rsidR="00000000" w:rsidDel="00000000" w:rsidP="00000000" w:rsidRDefault="00000000" w:rsidRPr="00000000" w14:paraId="000004C5">
      <w:pPr>
        <w:rPr/>
      </w:pPr>
      <w:r w:rsidDel="00000000" w:rsidR="00000000" w:rsidRPr="00000000">
        <w:rPr>
          <w:rtl w:val="0"/>
        </w:rPr>
        <w:t xml:space="preserve">Pesticide Trap — India: In Punukula, resilience came from the self-reinforcing nature of NPM itself. As farm expenses and medical bills fell, families paid off debts and rebuilt financial resilience. Success built confidence, and confidence built solidarity.</w:t>
      </w:r>
    </w:p>
    <w:p w:rsidR="00000000" w:rsidDel="00000000" w:rsidP="00000000" w:rsidRDefault="00000000" w:rsidRPr="00000000" w14:paraId="000004C6">
      <w:pPr>
        <w:rPr/>
      </w:pPr>
      <w:r w:rsidDel="00000000" w:rsidR="00000000" w:rsidRPr="00000000">
        <w:rPr>
          <w:rtl w:val="0"/>
        </w:rPr>
        <w:t xml:space="preserve">Rainwater Harvesting — India: The johads of Gopalpura created resilience at every level. Underground water storage provided a buffer against drought. The Gram Sabha councils provided the governance capacity to respond quickly and collectively to disruptions. The virtuous cycles that drove the restoration meant that the system became more resilient as it recovered.</w:t>
      </w:r>
    </w:p>
    <w:p w:rsidR="00000000" w:rsidDel="00000000" w:rsidP="00000000" w:rsidRDefault="00000000" w:rsidRPr="00000000" w14:paraId="000004C7">
      <w:pPr>
        <w:pStyle w:val="Heading3"/>
        <w:rPr/>
      </w:pPr>
      <w:r w:rsidDel="00000000" w:rsidR="00000000" w:rsidRPr="00000000">
        <w:rPr>
          <w:rtl w:val="0"/>
        </w:rPr>
        <w:t xml:space="preserve">Related Ingredients</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Harmony between community and ecosystem</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 and ecological memory</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Letting nature do the work</w:t>
      </w:r>
    </w:p>
    <w:p w:rsidR="00000000" w:rsidDel="00000000" w:rsidP="00000000" w:rsidRDefault="00000000" w:rsidRPr="00000000" w14:paraId="000004CB">
      <w:pPr>
        <w:shd w:fill="eaf2ff" w:val="clear"/>
        <w:ind w:left="360" w:right="360" w:firstLine="0"/>
        <w:rPr/>
      </w:pPr>
      <w:r w:rsidDel="00000000" w:rsidR="00000000" w:rsidRPr="00000000">
        <w:rPr>
          <w:b w:val="1"/>
          <w:bCs w:val="1"/>
          <w:rtl w:val="0"/>
        </w:rPr>
        <w:t xml:space="preserve">Learn More</w:t>
      </w:r>
      <w:r w:rsidDel="00000000" w:rsidR="00000000" w:rsidRPr="00000000">
        <w:rPr>
          <w:rtl w:val="0"/>
        </w:rPr>
      </w:r>
    </w:p>
    <w:p w:rsidR="00000000" w:rsidDel="00000000" w:rsidP="00000000" w:rsidRDefault="00000000" w:rsidRPr="00000000" w14:paraId="000004CC">
      <w:pPr>
        <w:shd w:fill="eaf2ff" w:val="clear"/>
        <w:ind w:left="360" w:right="360" w:firstLine="0"/>
        <w:rPr/>
      </w:pPr>
      <w:r w:rsidDel="00000000" w:rsidR="00000000" w:rsidRPr="00000000">
        <w:rPr>
          <w:rtl w:val="0"/>
        </w:rPr>
        <w:t xml:space="preserve">Learn about systems thinking and how building resilience enables communities to protect their restoration gains through inevitable disruptions.</w:t>
      </w:r>
    </w:p>
    <w:p w:rsidR="00000000" w:rsidDel="00000000" w:rsidP="00000000" w:rsidRDefault="00000000" w:rsidRPr="00000000" w14:paraId="000004CD">
      <w:pPr>
        <w:rPr/>
      </w:pPr>
      <w:r w:rsidDel="00000000" w:rsidR="00000000" w:rsidRPr="00000000">
        <w:br w:type="page"/>
      </w: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PART THREE: Success Stories</w:t>
      </w:r>
    </w:p>
    <w:p w:rsidR="00000000" w:rsidDel="00000000" w:rsidP="00000000" w:rsidRDefault="00000000" w:rsidRPr="00000000" w14:paraId="000004CF">
      <w:pPr>
        <w:rPr/>
      </w:pPr>
      <w:r w:rsidDel="00000000" w:rsidR="00000000" w:rsidRPr="00000000">
        <w:rPr>
          <w:rtl w:val="0"/>
        </w:rPr>
        <w:t xml:space="preserve">Four documented cases of communities that successfully reversed ecological decline through systems thinking and community-led action.</w:t>
      </w:r>
    </w:p>
    <w:p w:rsidR="00000000" w:rsidDel="00000000" w:rsidP="00000000" w:rsidRDefault="00000000" w:rsidRPr="00000000" w14:paraId="000004D0">
      <w:pPr>
        <w:rPr/>
      </w:pPr>
      <w:r w:rsidDel="00000000" w:rsidR="00000000" w:rsidRPr="00000000">
        <w:br w:type="page"/>
      </w:r>
      <w:r w:rsidDel="00000000" w:rsidR="00000000" w:rsidRPr="00000000">
        <w:rPr>
          <w:rtl w:val="0"/>
        </w:rPr>
      </w:r>
    </w:p>
    <w:p w:rsidR="00000000" w:rsidDel="00000000" w:rsidP="00000000" w:rsidRDefault="00000000" w:rsidRPr="00000000" w14:paraId="000004D1">
      <w:pPr>
        <w:rPr/>
      </w:pPr>
      <w:r w:rsidDel="00000000" w:rsidR="00000000" w:rsidRPr="00000000">
        <w:rPr>
          <w:b w:val="1"/>
          <w:bCs w:val="1"/>
          <w:color w:val="787878"/>
          <w:sz w:val="18"/>
          <w:szCs w:val="18"/>
          <w:rtl w:val="0"/>
        </w:rPr>
        <w:t xml:space="preserve">SUCCESS STORY</w:t>
      </w:r>
      <w:r w:rsidDel="00000000" w:rsidR="00000000" w:rsidRPr="00000000">
        <w:rPr>
          <w:rtl w:val="0"/>
        </w:rPr>
      </w:r>
    </w:p>
    <w:p w:rsidR="00000000" w:rsidDel="00000000" w:rsidP="00000000" w:rsidRDefault="00000000" w:rsidRPr="00000000" w14:paraId="000004D2">
      <w:pPr>
        <w:pStyle w:val="Heading1"/>
        <w:rPr/>
      </w:pPr>
      <w:r w:rsidDel="00000000" w:rsidR="00000000" w:rsidRPr="00000000">
        <w:rPr>
          <w:rtl w:val="0"/>
        </w:rPr>
        <w:t xml:space="preserve">Success Story: Apo Island, Philippines</w:t>
      </w:r>
    </w:p>
    <w:p w:rsidR="00000000" w:rsidDel="00000000" w:rsidP="00000000" w:rsidRDefault="00000000" w:rsidRPr="00000000" w14:paraId="000004D3">
      <w:pPr>
        <w:rPr/>
      </w:pPr>
      <w:r w:rsidDel="00000000" w:rsidR="00000000" w:rsidRPr="00000000">
        <w:rPr>
          <w:rtl w:val="0"/>
        </w:rPr>
        <w:t xml:space="preserve">When Stopping Fishing Saved the Fishery</w:t>
      </w:r>
    </w:p>
    <w:p w:rsidR="00000000" w:rsidDel="00000000" w:rsidP="00000000" w:rsidRDefault="00000000" w:rsidRPr="00000000" w14:paraId="000004D4">
      <w:pPr>
        <w:rPr/>
      </w:pPr>
      <w:r w:rsidDel="00000000" w:rsidR="00000000" w:rsidRPr="00000000">
        <w:rPr>
          <w:rtl w:val="0"/>
        </w:rPr>
        <w:t xml:space="preserve">By the late 1970s, fishermen on Apo Island were traveling 10 kilometers from home to catch enough fish to feed their families. The coral reefs surrounding their small island — once thick with fish — had been hammered by dynamite, poisoned with cyanide, pounded by rocks. Catches kept dropping. Fishermen kept working longer hours, using more destructive methods, which made things worse.</w:t>
      </w:r>
    </w:p>
    <w:p w:rsidR="00000000" w:rsidDel="00000000" w:rsidP="00000000" w:rsidRDefault="00000000" w:rsidRPr="00000000" w14:paraId="000004D5">
      <w:pPr>
        <w:rPr/>
      </w:pPr>
      <w:r w:rsidDel="00000000" w:rsidR="00000000" w:rsidRPr="00000000">
        <w:rPr>
          <w:rtl w:val="0"/>
        </w:rPr>
        <w:t xml:space="preserve">Then in 1982, fourteen families did something counterintuitive: they stopped fishing in 10% of their fishing grounds.</w:t>
      </w:r>
    </w:p>
    <w:p w:rsidR="00000000" w:rsidDel="00000000" w:rsidP="00000000" w:rsidRDefault="00000000" w:rsidRPr="00000000" w14:paraId="000004D6">
      <w:pPr>
        <w:rPr/>
      </w:pPr>
      <w:r w:rsidDel="00000000" w:rsidR="00000000" w:rsidRPr="00000000">
        <w:rPr>
          <w:rtl w:val="0"/>
        </w:rPr>
        <w:t xml:space="preserve">Three years later, fish were spilling out of that protected area in numbers they hadn't seen in decades. Within fifteen years, their catch per hour had more than tripled. They were fishing right at home again, working fewer hours, and their children were going to university.</w:t>
      </w:r>
    </w:p>
    <w:p w:rsidR="00000000" w:rsidDel="00000000" w:rsidP="00000000" w:rsidRDefault="00000000" w:rsidRPr="00000000" w14:paraId="000004D7">
      <w:pPr>
        <w:rPr/>
      </w:pPr>
      <w:r w:rsidDel="00000000" w:rsidR="00000000" w:rsidRPr="00000000">
        <w:rPr>
          <w:rtl w:val="0"/>
        </w:rPr>
        <w:t xml:space="preserve">More than 700 other Philippine fishing villages have since tried versions of what Apo Island figured out. Some succeeded. Some didn't. The difference came down to whether they understood what Apo Island understood: you can't fix a system by working harder within it. You have to change what's driving the system itself.</w:t>
      </w:r>
    </w:p>
    <w:p w:rsidR="00000000" w:rsidDel="00000000" w:rsidP="00000000" w:rsidRDefault="00000000" w:rsidRPr="00000000" w14:paraId="000004D8">
      <w:pPr>
        <w:pStyle w:val="Heading2"/>
        <w:rPr/>
      </w:pPr>
      <w:r w:rsidDel="00000000" w:rsidR="00000000" w:rsidRPr="00000000">
        <w:rPr>
          <w:rtl w:val="0"/>
        </w:rPr>
        <w:t xml:space="preserve">How It Happened</w:t>
      </w:r>
    </w:p>
    <w:p w:rsidR="00000000" w:rsidDel="00000000" w:rsidP="00000000" w:rsidRDefault="00000000" w:rsidRPr="00000000" w14:paraId="000004D9">
      <w:pPr>
        <w:rPr/>
      </w:pPr>
      <w:r w:rsidDel="00000000" w:rsidR="00000000" w:rsidRPr="00000000">
        <w:rPr>
          <w:rtl w:val="0"/>
        </w:rPr>
        <w:t xml:space="preserve">Apo Island is 78 hectares of volcanic rock nine kilometers off the coast of Negros. About 700 people live there, most of them fishing from small outrigger canoes in the coral reefs that ring the island. Until the 1960s, this worked. Fishermen used hook-and-line, gill nets, bamboo traps: methods that had sustained their parents and grandparents. The reefs were healthy and fish were plentiful enough that a few hours of work fed a family.</w:t>
      </w:r>
    </w:p>
    <w:p w:rsidR="00000000" w:rsidDel="00000000" w:rsidP="00000000" w:rsidRDefault="00000000" w:rsidRPr="00000000" w14:paraId="000004DA">
      <w:pPr>
        <w:rPr/>
      </w:pPr>
      <w:r w:rsidDel="00000000" w:rsidR="00000000" w:rsidRPr="00000000">
        <w:rPr>
          <w:rtl w:val="0"/>
        </w:rPr>
        <w:t xml:space="preserve">Then things changed. Across the Philippines, four destructive fishing practices spread after World War II. Dynamite fishing started with leftover explosives and became common by the 1960s. Muro-ami (pounding coral with rocks to chase fish into nets) came from Japan. Cyanide fishing arrived in the 1970s, initially for the aquarium trade. And small-mesh nylon nets made it easy to catch fish before they could reproduce.</w:t>
      </w:r>
    </w:p>
    <w:p w:rsidR="00000000" w:rsidDel="00000000" w:rsidP="00000000" w:rsidRDefault="00000000" w:rsidRPr="00000000" w14:paraId="000004DB">
      <w:pPr>
        <w:rPr/>
      </w:pPr>
      <w:r w:rsidDel="00000000" w:rsidR="00000000" w:rsidRPr="00000000">
        <w:rPr>
          <w:rtl w:val="0"/>
        </w:rPr>
        <w:t xml:space="preserve">These methods worked better than traditional ones, at least in the short term. They were also illegal by the early 1980s, but enforcement across thousands of islands and coastlines was impossible. The methods spread because they had to: when fish stocks dropped, fishermen needed more effective techniques to catch what remained.</w:t>
      </w:r>
    </w:p>
    <w:p w:rsidR="00000000" w:rsidDel="00000000" w:rsidP="00000000" w:rsidRDefault="00000000" w:rsidRPr="00000000" w14:paraId="000004DC">
      <w:pPr>
        <w:rPr/>
      </w:pPr>
      <w:r w:rsidDel="00000000" w:rsidR="00000000" w:rsidRPr="00000000">
        <w:rPr>
          <w:rtl w:val="0"/>
        </w:rPr>
        <w:t xml:space="preserve">What happened next was predictable. Blast fishing destroyed coral structure. Cyanide killed everything it touched. Small-mesh nets caught juvenile fish before they could reproduce. As reefs degraded and fish populations crashed, fishermen had no choice but to use these methods even more intensively. Some areas of the Philippines saw fish stocks drop to 5–10% of what they'd been fifty years earlier.</w:t>
      </w:r>
    </w:p>
    <w:p w:rsidR="00000000" w:rsidDel="00000000" w:rsidP="00000000" w:rsidRDefault="00000000" w:rsidRPr="00000000" w14:paraId="000004DD">
      <w:pPr>
        <w:rPr/>
      </w:pPr>
      <w:r w:rsidDel="00000000" w:rsidR="00000000" w:rsidRPr="00000000">
        <w:rPr>
          <w:rtl w:val="0"/>
        </w:rPr>
        <w:t xml:space="preserve">On Apo Island, fishermen started making longer trips, sometimes 10 kilometers out. They'd leave before dawn, work into darkness, and still barely make enough to eat. Everyone knew what was happening. The older fishermen remembered when things were different. But knowing doesn't fix it when you're the only one who stops using dynamite while everyone else keeps blasting. Individual virtue doesn't work against collective action problems.</w:t>
      </w:r>
    </w:p>
    <w:p w:rsidR="00000000" w:rsidDel="00000000" w:rsidP="00000000" w:rsidRDefault="00000000" w:rsidRPr="00000000" w14:paraId="000004DE">
      <w:pPr>
        <w:pStyle w:val="Heading3"/>
        <w:rPr/>
      </w:pPr>
      <w:r w:rsidDel="00000000" w:rsidR="00000000" w:rsidRPr="00000000">
        <w:rPr>
          <w:rtl w:val="0"/>
        </w:rPr>
        <w:t xml:space="preserve">The Turning Point</w:t>
      </w:r>
    </w:p>
    <w:p w:rsidR="00000000" w:rsidDel="00000000" w:rsidP="00000000" w:rsidRDefault="00000000" w:rsidRPr="00000000" w14:paraId="000004DF">
      <w:pPr>
        <w:rPr/>
      </w:pPr>
      <w:r w:rsidDel="00000000" w:rsidR="00000000" w:rsidRPr="00000000">
        <w:rPr>
          <w:rtl w:val="0"/>
        </w:rPr>
        <w:t xml:space="preserve">In 1979, Angel Alcala showed up. He ran the marine lab at Silliman University and had helped establish a no-fishing sanctuary at uninhabited Sumilon Island in 1974. By 1979, Sumilon was packed with fish. Alcala wanted to see if the same approach could work where people actually lived and fished.</w:t>
      </w:r>
    </w:p>
    <w:p w:rsidR="00000000" w:rsidDel="00000000" w:rsidP="00000000" w:rsidRDefault="00000000" w:rsidRPr="00000000" w14:paraId="000004E0">
      <w:pPr>
        <w:rPr/>
      </w:pPr>
      <w:r w:rsidDel="00000000" w:rsidR="00000000" w:rsidRPr="00000000">
        <w:rPr>
          <w:rtl w:val="0"/>
        </w:rPr>
        <w:t xml:space="preserve">He started talking with Apo fishermen about what was happening to their reefs. The conversations went on for three years. He took some of them to see Sumilon; they could see the fish, see how the protected area was restocking the surrounding waters. But the approach didn't make intuitive sense. You don't stop fishing when you don't have enough fish.</w:t>
      </w:r>
    </w:p>
    <w:p w:rsidR="00000000" w:rsidDel="00000000" w:rsidP="00000000" w:rsidRDefault="00000000" w:rsidRPr="00000000" w14:paraId="000004E1">
      <w:pPr>
        <w:rPr/>
      </w:pPr>
      <w:r w:rsidDel="00000000" w:rsidR="00000000" w:rsidRPr="00000000">
        <w:rPr>
          <w:rtl w:val="0"/>
        </w:rPr>
        <w:t xml:space="preserve">In 1982, fourteen families decided to try it anyway. They had the support of the Apo Island administrative leader, the barangay captain. They picked a stretch of shoreline: 450 meters long, extending 500 meters out. About 10% of their fishing grounds. Protecting it turned out to be straightforward. One person watching from the beach, rotating among the families.</w:t>
      </w:r>
    </w:p>
    <w:p w:rsidR="00000000" w:rsidDel="00000000" w:rsidP="00000000" w:rsidRDefault="00000000" w:rsidRPr="00000000" w14:paraId="000004E2">
      <w:pPr>
        <w:rPr/>
      </w:pPr>
      <w:r w:rsidDel="00000000" w:rsidR="00000000" w:rsidRPr="00000000">
        <w:rPr>
          <w:rtl w:val="0"/>
        </w:rPr>
        <w:t xml:space="preserve">By 1985, you could see the difference. Fish were bigger, more numerous. And they weren't staying in the sanctuary; they were spilling over into the areas people fished.</w:t>
      </w:r>
    </w:p>
    <w:p w:rsidR="00000000" w:rsidDel="00000000" w:rsidP="00000000" w:rsidRDefault="00000000" w:rsidRPr="00000000" w14:paraId="000004E3">
      <w:pPr>
        <w:pStyle w:val="Heading3"/>
        <w:rPr/>
      </w:pPr>
      <w:r w:rsidDel="00000000" w:rsidR="00000000" w:rsidRPr="00000000">
        <w:rPr>
          <w:rtl w:val="0"/>
        </w:rPr>
        <w:t xml:space="preserve">Expanding the System</w:t>
      </w:r>
    </w:p>
    <w:p w:rsidR="00000000" w:rsidDel="00000000" w:rsidP="00000000" w:rsidRDefault="00000000" w:rsidRPr="00000000" w14:paraId="000004E4">
      <w:pPr>
        <w:rPr/>
      </w:pPr>
      <w:r w:rsidDel="00000000" w:rsidR="00000000" w:rsidRPr="00000000">
        <w:rPr>
          <w:rtl w:val="0"/>
        </w:rPr>
        <w:t xml:space="preserve">Once that happened, skepticism evaporated. If protecting 10% worked this well, what about managing all the fishing grounds around the island? They brought in help from a coastal management nonprofit and set up a Marine Management Committee. When big decisions needed making, representatives from every family gathered at the school playground. They talked until everyone agreed, however long that took.</w:t>
      </w:r>
    </w:p>
    <w:p w:rsidR="00000000" w:rsidDel="00000000" w:rsidP="00000000" w:rsidRDefault="00000000" w:rsidRPr="00000000" w14:paraId="000004E5">
      <w:pPr>
        <w:rPr/>
      </w:pPr>
      <w:r w:rsidDel="00000000" w:rsidR="00000000" w:rsidRPr="00000000">
        <w:rPr>
          <w:rtl w:val="0"/>
        </w:rPr>
        <w:t xml:space="preserve">They decided on two rules: no destructive fishing anywhere, and only Apo Island fishermen could fish their waters. The second rule was unprecedented: it required negotiating with higher government levels for authority they didn't normally have. They got it.</w:t>
      </w:r>
    </w:p>
    <w:p w:rsidR="00000000" w:rsidDel="00000000" w:rsidP="00000000" w:rsidRDefault="00000000" w:rsidRPr="00000000" w14:paraId="000004E6">
      <w:pPr>
        <w:rPr/>
      </w:pPr>
      <w:r w:rsidDel="00000000" w:rsidR="00000000" w:rsidRPr="00000000">
        <w:rPr>
          <w:rtl w:val="0"/>
        </w:rPr>
        <w:t xml:space="preserve">They created a volunteer marine guard, bantay dagat, to enforce the rules. Mostly this meant checking boats from other areas. They didn't need to police their own fishermen anymore; the sanctuary had become sacred, and sustainable fishing had become what you did if you were from Apo Island.</w:t>
      </w:r>
    </w:p>
    <w:p w:rsidR="00000000" w:rsidDel="00000000" w:rsidP="00000000" w:rsidRDefault="00000000" w:rsidRPr="00000000" w14:paraId="000004E7">
      <w:pPr>
        <w:rPr/>
      </w:pPr>
      <w:r w:rsidDel="00000000" w:rsidR="00000000" w:rsidRPr="00000000">
        <w:rPr>
          <w:rtl w:val="0"/>
        </w:rPr>
        <w:t xml:space="preserve">When fishermen went back to traditional methods (hooks, gill nets, bamboo traps), the coral and fish stocks came back. By the mid-1990s, catch per hour had more than tripled. Fishermen didn't catch more fish total. They caught the same amount in less time, then stopped fishing.</w:t>
      </w:r>
    </w:p>
    <w:p w:rsidR="00000000" w:rsidDel="00000000" w:rsidP="00000000" w:rsidRDefault="00000000" w:rsidRPr="00000000" w14:paraId="000004E8">
      <w:pPr>
        <w:pStyle w:val="Heading3"/>
        <w:rPr/>
      </w:pPr>
      <w:r w:rsidDel="00000000" w:rsidR="00000000" w:rsidRPr="00000000">
        <w:rPr>
          <w:rtl w:val="0"/>
        </w:rPr>
        <w:t xml:space="preserve">Virtuous Cycles</w:t>
      </w:r>
    </w:p>
    <w:p w:rsidR="00000000" w:rsidDel="00000000" w:rsidP="00000000" w:rsidRDefault="00000000" w:rsidRPr="00000000" w14:paraId="000004E9">
      <w:pPr>
        <w:rPr/>
      </w:pPr>
      <w:r w:rsidDel="00000000" w:rsidR="00000000" w:rsidRPr="00000000">
        <w:rPr>
          <w:rtl w:val="0"/>
        </w:rPr>
        <w:t xml:space="preserve">Then other things started happening. Divers started showing up: the reefs around the entire island were now spectacular. Tour boats came from the mainland. Someone opened a dive shop. Two small hotels. Families started taking in boarders, women catered for the hotels, sold t-shirts and sarongs. Women's associations formed. The island government collected diving fees and used the money for the school, garbage collection, water, electricity.</w:t>
      </w:r>
    </w:p>
    <w:p w:rsidR="00000000" w:rsidDel="00000000" w:rsidP="00000000" w:rsidRDefault="00000000" w:rsidRPr="00000000" w14:paraId="000004EA">
      <w:pPr>
        <w:rPr/>
      </w:pPr>
      <w:r w:rsidDel="00000000" w:rsidR="00000000" w:rsidRPr="00000000">
        <w:rPr>
          <w:rtl w:val="0"/>
        </w:rPr>
        <w:t xml:space="preserve">The hotel owner started giving scholarships. More than half the island's kids could now afford high school on the mainland. Many went to university. Some studied marine ecosystem management and came back as professionals. That mattered, because tourism brought new problems. Too many divers were damaging the coral. The community already knew how to handle this; they'd been managing the sanctuary and fishing grounds for years.</w:t>
      </w:r>
    </w:p>
    <w:p w:rsidR="00000000" w:rsidDel="00000000" w:rsidP="00000000" w:rsidRDefault="00000000" w:rsidRPr="00000000" w14:paraId="000004EB">
      <w:pPr>
        <w:pStyle w:val="Heading3"/>
        <w:rPr/>
      </w:pPr>
      <w:r w:rsidDel="00000000" w:rsidR="00000000" w:rsidRPr="00000000">
        <w:rPr>
          <w:rtl w:val="0"/>
        </w:rPr>
        <w:t xml:space="preserve">Spreading the Model</w:t>
      </w:r>
    </w:p>
    <w:p w:rsidR="00000000" w:rsidDel="00000000" w:rsidP="00000000" w:rsidRDefault="00000000" w:rsidRPr="00000000" w14:paraId="000004EC">
      <w:pPr>
        <w:rPr/>
      </w:pPr>
      <w:r w:rsidDel="00000000" w:rsidR="00000000" w:rsidRPr="00000000">
        <w:rPr>
          <w:rtl w:val="0"/>
        </w:rPr>
        <w:t xml:space="preserve">Other villages noticed. Apo's barangay captain started visiting other fishing communities to explain how it worked. In 1994, when Alcala became Minister of Natural Resources, the Philippine government launched a national marine sanctuary network. About 700 sanctuaries exist now. Not all work well; success depended on whether communities actually followed Apo's model rather than just putting up a sign.</w:t>
      </w:r>
    </w:p>
    <w:p w:rsidR="00000000" w:rsidDel="00000000" w:rsidP="00000000" w:rsidRDefault="00000000" w:rsidRPr="00000000" w14:paraId="000004ED">
      <w:pPr>
        <w:rPr/>
      </w:pPr>
      <w:r w:rsidDel="00000000" w:rsidR="00000000" w:rsidRPr="00000000">
        <w:rPr>
          <w:rtl w:val="0"/>
        </w:rPr>
        <w:t xml:space="preserve">Still, the island works. People aren't rich but they're not desperate. The sanctuary is sacred to people on Apo Island. They say it saved their reef, their fishery, their way of life. It's unthinkable to violate it.</w:t>
      </w:r>
    </w:p>
    <w:p w:rsidR="00000000" w:rsidDel="00000000" w:rsidP="00000000" w:rsidRDefault="00000000" w:rsidRPr="00000000" w14:paraId="000004EE">
      <w:pPr>
        <w:pStyle w:val="Heading2"/>
        <w:rPr/>
      </w:pPr>
      <w:r w:rsidDel="00000000" w:rsidR="00000000" w:rsidRPr="00000000">
        <w:rPr>
          <w:rtl w:val="0"/>
        </w:rPr>
        <w:t xml:space="preserve">How the System Changed</w:t>
      </w:r>
    </w:p>
    <w:p w:rsidR="00000000" w:rsidDel="00000000" w:rsidP="00000000" w:rsidRDefault="00000000" w:rsidRPr="00000000" w14:paraId="000004EF">
      <w:pPr>
        <w:rPr/>
      </w:pPr>
      <w:r w:rsidDel="00000000" w:rsidR="00000000" w:rsidRPr="00000000">
        <w:rPr>
          <w:rtl w:val="0"/>
        </w:rPr>
        <w:t xml:space="preserve">Recognizing it started with three years of conversation. Angel Alcala didn't arrive at Apo Island with a plan; he arrived with a question about what was happening to the reef. By 1982, enough of the community understood the feedback loops driving their decline that fourteen families were willing to try something counterintuitive.</w:t>
      </w:r>
    </w:p>
    <w:p w:rsidR="00000000" w:rsidDel="00000000" w:rsidP="00000000" w:rsidRDefault="00000000" w:rsidRPr="00000000" w14:paraId="000004F0">
      <w:pPr>
        <w:rPr/>
      </w:pPr>
      <w:r w:rsidDel="00000000" w:rsidR="00000000" w:rsidRPr="00000000">
        <w:rPr>
          <w:rtl w:val="0"/>
        </w:rPr>
        <w:t xml:space="preserve">Mapping it happened through the community's own decision-making process. Once the sanctuary proved itself, representatives from every family gathered at the school playground. Two rules emerged: no destructive fishing anywhere, and only Apo Island fishermen in Apo Island waters.</w:t>
      </w:r>
    </w:p>
    <w:p w:rsidR="00000000" w:rsidDel="00000000" w:rsidP="00000000" w:rsidRDefault="00000000" w:rsidRPr="00000000" w14:paraId="000004F1">
      <w:pPr>
        <w:rPr/>
      </w:pPr>
      <w:r w:rsidDel="00000000" w:rsidR="00000000" w:rsidRPr="00000000">
        <w:rPr>
          <w:rtl w:val="0"/>
        </w:rPr>
        <w:t xml:space="preserve">Reversing it hinged on the sanctuary being a genuine leverage point. Ten percent of their fishing grounds: large enough that fish recovery was substantial, positioned where spillover into fishing areas was visible within three years. That speed mattered. The same people who made the decision got to see it work before community commitment could erode.</w:t>
      </w:r>
    </w:p>
    <w:p w:rsidR="00000000" w:rsidDel="00000000" w:rsidP="00000000" w:rsidRDefault="00000000" w:rsidRPr="00000000" w14:paraId="000004F2">
      <w:pPr>
        <w:rPr/>
      </w:pPr>
      <w:r w:rsidDel="00000000" w:rsidR="00000000" w:rsidRPr="00000000">
        <w:rPr>
          <w:rtl w:val="0"/>
        </w:rPr>
        <w:t xml:space="preserve">Locking it in happened through accumulating virtuous cycles. Recovering fish stocks built management experience and pride, which strengthened protection, which further recovered stocks. Tourism funded infrastructure, which improved quality of life, which deepened commitment to the reef.</w:t>
      </w:r>
    </w:p>
    <w:p w:rsidR="00000000" w:rsidDel="00000000" w:rsidP="00000000" w:rsidRDefault="00000000" w:rsidRPr="00000000" w14:paraId="000004F3">
      <w:pPr>
        <w:pStyle w:val="Heading2"/>
        <w:rPr/>
      </w:pPr>
      <w:r w:rsidDel="00000000" w:rsidR="00000000" w:rsidRPr="00000000">
        <w:rPr>
          <w:rtl w:val="0"/>
        </w:rPr>
        <w:t xml:space="preserve">Key Ingredients</w:t>
      </w:r>
    </w:p>
    <w:p w:rsidR="00000000" w:rsidDel="00000000" w:rsidP="00000000" w:rsidRDefault="00000000" w:rsidRPr="00000000" w14:paraId="000004F4">
      <w:pPr>
        <w:rPr/>
      </w:pPr>
      <w:r w:rsidDel="00000000" w:rsidR="00000000" w:rsidRPr="00000000">
        <w:rPr>
          <w:rtl w:val="0"/>
        </w:rPr>
        <w:t xml:space="preserve">All ten ingredients for success appear in this story. A few shaped the outcome most directly.</w:t>
      </w:r>
    </w:p>
    <w:p w:rsidR="00000000" w:rsidDel="00000000" w:rsidP="00000000" w:rsidRDefault="00000000" w:rsidRPr="00000000" w14:paraId="000004F5">
      <w:pPr>
        <w:rPr/>
      </w:pPr>
      <w:r w:rsidDel="00000000" w:rsidR="00000000" w:rsidRPr="00000000">
        <w:rPr>
          <w:rtl w:val="0"/>
        </w:rPr>
        <w:t xml:space="preserve">Outside stimulation and facilitation opened the door, but on the community's terms. Alcala spent three years in dialogue before anyone acted. He provided evidence and kept showing up; he didn't implement the sanctuary.</w:t>
      </w:r>
    </w:p>
    <w:p w:rsidR="00000000" w:rsidDel="00000000" w:rsidP="00000000" w:rsidRDefault="00000000" w:rsidRPr="00000000" w14:paraId="000004F6">
      <w:pPr>
        <w:rPr/>
      </w:pPr>
      <w:r w:rsidDel="00000000" w:rsidR="00000000" w:rsidRPr="00000000">
        <w:rPr>
          <w:rtl w:val="0"/>
        </w:rPr>
        <w:t xml:space="preserve">Shared community awareness and commitment came through process, not persuasion. Getting representatives from every family to consensus meant everyone had ownership of the rules they'd be living under. That ownership is what made enforcement function without coercion.</w:t>
      </w:r>
    </w:p>
    <w:p w:rsidR="00000000" w:rsidDel="00000000" w:rsidP="00000000" w:rsidRDefault="00000000" w:rsidRPr="00000000" w14:paraId="000004F7">
      <w:pPr>
        <w:rPr/>
      </w:pPr>
      <w:r w:rsidDel="00000000" w:rsidR="00000000" w:rsidRPr="00000000">
        <w:rPr>
          <w:rtl w:val="0"/>
        </w:rPr>
        <w:t xml:space="preserve">Harmony between community and ecosystem was built deliberately. The community organization they created was specifically designed to fit the ecology they were managing. Social commons matched environmental commons.</w:t>
      </w:r>
    </w:p>
    <w:p w:rsidR="00000000" w:rsidDel="00000000" w:rsidP="00000000" w:rsidRDefault="00000000" w:rsidRPr="00000000" w14:paraId="000004F8">
      <w:pPr>
        <w:rPr/>
      </w:pPr>
      <w:r w:rsidDel="00000000" w:rsidR="00000000" w:rsidRPr="00000000">
        <w:rPr>
          <w:rtl w:val="0"/>
        </w:rPr>
        <w:t xml:space="preserve">Letting nature do the work was the core mechanism. Protecting 10% of fishing grounds and stopping destructive practices gave the ecosystem room to heal itself. The coral still had enough of its original biodiversity to regenerate.</w:t>
      </w:r>
    </w:p>
    <w:p w:rsidR="00000000" w:rsidDel="00000000" w:rsidP="00000000" w:rsidRDefault="00000000" w:rsidRPr="00000000" w14:paraId="000004F9">
      <w:pPr>
        <w:rPr/>
      </w:pPr>
      <w:r w:rsidDel="00000000" w:rsidR="00000000" w:rsidRPr="00000000">
        <w:rPr>
          <w:rtl w:val="0"/>
        </w:rPr>
        <w:t xml:space="preserve">Overcoming social obstacles required solving a genuine collective action problem. The sanctuary only became viable when the community created assurance that everyone would stop together. That coordination, not individual virtue, broke the cycle.</w:t>
      </w:r>
    </w:p>
    <w:p w:rsidR="00000000" w:rsidDel="00000000" w:rsidP="00000000" w:rsidRDefault="00000000" w:rsidRPr="00000000" w14:paraId="000004FA">
      <w:pPr>
        <w:rPr/>
      </w:pPr>
      <w:r w:rsidDel="00000000" w:rsidR="00000000" w:rsidRPr="00000000">
        <w:rPr>
          <w:rtl w:val="0"/>
        </w:rPr>
        <w:t xml:space="preserve">Mobilizing community commitment through powerful symbols and rapid results: three years to visible fish recovery was fast enough. And when the sanctuary became sacred — literally unthinkable to violate — the behavioral change stopped depending on enforcement and became self-sustaining.</w:t>
      </w:r>
    </w:p>
    <w:p w:rsidR="00000000" w:rsidDel="00000000" w:rsidP="00000000" w:rsidRDefault="00000000" w:rsidRPr="00000000" w14:paraId="000004FB">
      <w:pPr>
        <w:rPr/>
      </w:pPr>
      <w:r w:rsidDel="00000000" w:rsidR="00000000" w:rsidRPr="00000000">
        <w:rPr>
          <w:rtl w:val="0"/>
        </w:rPr>
        <w:t xml:space="preserve">Research and documentation: Dr. Gerald G. Marten, Dr. Angel Alcala, Silliman University. Community partner: Apo Island Local Government.</w:t>
      </w:r>
    </w:p>
    <w:p w:rsidR="00000000" w:rsidDel="00000000" w:rsidP="00000000" w:rsidRDefault="00000000" w:rsidRPr="00000000" w14:paraId="000004FC">
      <w:pPr>
        <w:rPr/>
      </w:pPr>
      <w:r w:rsidDel="00000000" w:rsidR="00000000" w:rsidRPr="00000000">
        <w:br w:type="page"/>
      </w:r>
      <w:r w:rsidDel="00000000" w:rsidR="00000000" w:rsidRPr="00000000">
        <w:rPr>
          <w:rtl w:val="0"/>
        </w:rPr>
      </w:r>
    </w:p>
    <w:p w:rsidR="00000000" w:rsidDel="00000000" w:rsidP="00000000" w:rsidRDefault="00000000" w:rsidRPr="00000000" w14:paraId="000004FD">
      <w:pPr>
        <w:rPr/>
      </w:pPr>
      <w:r w:rsidDel="00000000" w:rsidR="00000000" w:rsidRPr="00000000">
        <w:rPr>
          <w:b w:val="1"/>
          <w:bCs w:val="1"/>
          <w:color w:val="787878"/>
          <w:sz w:val="18"/>
          <w:szCs w:val="18"/>
          <w:rtl w:val="0"/>
        </w:rPr>
        <w:t xml:space="preserve">SUCCESS STORY</w:t>
      </w:r>
      <w:r w:rsidDel="00000000" w:rsidR="00000000" w:rsidRPr="00000000">
        <w:rPr>
          <w:rtl w:val="0"/>
        </w:rPr>
      </w:r>
    </w:p>
    <w:p w:rsidR="00000000" w:rsidDel="00000000" w:rsidP="00000000" w:rsidRDefault="00000000" w:rsidRPr="00000000" w14:paraId="000004FE">
      <w:pPr>
        <w:pStyle w:val="Heading1"/>
        <w:rPr/>
      </w:pPr>
      <w:r w:rsidDel="00000000" w:rsidR="00000000" w:rsidRPr="00000000">
        <w:rPr>
          <w:rtl w:val="0"/>
        </w:rPr>
        <w:t xml:space="preserve">Success Story: Gopalpura, India</w:t>
      </w:r>
    </w:p>
    <w:p w:rsidR="00000000" w:rsidDel="00000000" w:rsidP="00000000" w:rsidRDefault="00000000" w:rsidRPr="00000000" w14:paraId="000004FF">
      <w:pPr>
        <w:rPr/>
      </w:pPr>
      <w:r w:rsidDel="00000000" w:rsidR="00000000" w:rsidRPr="00000000">
        <w:rPr>
          <w:rtl w:val="0"/>
        </w:rPr>
        <w:t xml:space="preserve">How a Dried-Up Village Learned to Bank Water</w:t>
      </w:r>
    </w:p>
    <w:p w:rsidR="00000000" w:rsidDel="00000000" w:rsidP="00000000" w:rsidRDefault="00000000" w:rsidRPr="00000000" w14:paraId="00000500">
      <w:pPr>
        <w:rPr/>
      </w:pPr>
      <w:r w:rsidDel="00000000" w:rsidR="00000000" w:rsidRPr="00000000">
        <w:rPr>
          <w:rtl w:val="0"/>
        </w:rPr>
        <w:t xml:space="preserve">In 1985, the wells in Gopalpura had been dry for years. Women and children spent up to ten hours a day walking to fetch water and firewood. Men had left for the cities. The streams were gone. So were the leopards and antelopes that had once characterized the landscape. An entire region of Rajasthan had pumped its underground water dry, and nothing in the modern toolkit seemed able to reverse it.</w:t>
      </w:r>
    </w:p>
    <w:p w:rsidR="00000000" w:rsidDel="00000000" w:rsidP="00000000" w:rsidRDefault="00000000" w:rsidRPr="00000000" w14:paraId="00000501">
      <w:pPr>
        <w:rPr/>
      </w:pPr>
      <w:r w:rsidDel="00000000" w:rsidR="00000000" w:rsidRPr="00000000">
        <w:rPr>
          <w:rtl w:val="0"/>
        </w:rPr>
        <w:t xml:space="preserve">Then five young volunteers arrived in the village intending to start a health clinic. A village elder named Mangu Patel redirected them. What Gopalpura needed, he said, wasn't medicine. It was water.</w:t>
      </w:r>
    </w:p>
    <w:p w:rsidR="00000000" w:rsidDel="00000000" w:rsidP="00000000" w:rsidRDefault="00000000" w:rsidRPr="00000000" w14:paraId="00000502">
      <w:pPr>
        <w:rPr/>
      </w:pPr>
      <w:r w:rsidDel="00000000" w:rsidR="00000000" w:rsidRPr="00000000">
        <w:rPr>
          <w:rtl w:val="0"/>
        </w:rPr>
        <w:t xml:space="preserve">They started digging.</w:t>
      </w:r>
    </w:p>
    <w:p w:rsidR="00000000" w:rsidDel="00000000" w:rsidP="00000000" w:rsidRDefault="00000000" w:rsidRPr="00000000" w14:paraId="00000503">
      <w:pPr>
        <w:pStyle w:val="Heading2"/>
        <w:rPr/>
      </w:pPr>
      <w:r w:rsidDel="00000000" w:rsidR="00000000" w:rsidRPr="00000000">
        <w:rPr>
          <w:rtl w:val="0"/>
        </w:rPr>
        <w:t xml:space="preserve">A Thousand Years, Then Gone</w:t>
      </w:r>
    </w:p>
    <w:p w:rsidR="00000000" w:rsidDel="00000000" w:rsidP="00000000" w:rsidRDefault="00000000" w:rsidRPr="00000000" w14:paraId="00000504">
      <w:pPr>
        <w:rPr/>
      </w:pPr>
      <w:r w:rsidDel="00000000" w:rsidR="00000000" w:rsidRPr="00000000">
        <w:rPr>
          <w:rtl w:val="0"/>
        </w:rPr>
        <w:t xml:space="preserve">Water has always been scarce in Alwar District. The monsoon delivers about 40 centimeters of rain across three months. For the rest of the year, the land is dry. Over millennia, farmers developed an answer: the johad, a crescent-shaped earthen dam built to intercept rainwater flowing down slopes. On the surface, a johad held water for livestock. Below the surface was its real function: holding water in place long enough for it to percolate down through soil and recharge the aquifer. Wells stayed full. Dry-season irrigation was possible.</w:t>
      </w:r>
    </w:p>
    <w:p w:rsidR="00000000" w:rsidDel="00000000" w:rsidP="00000000" w:rsidRDefault="00000000" w:rsidRPr="00000000" w14:paraId="00000505">
      <w:pPr>
        <w:rPr/>
      </w:pPr>
      <w:r w:rsidDel="00000000" w:rsidR="00000000" w:rsidRPr="00000000">
        <w:rPr>
          <w:rtl w:val="0"/>
        </w:rPr>
        <w:t xml:space="preserve">This system held for centuries. It unraveled fast.</w:t>
      </w:r>
    </w:p>
    <w:p w:rsidR="00000000" w:rsidDel="00000000" w:rsidP="00000000" w:rsidRDefault="00000000" w:rsidRPr="00000000" w14:paraId="00000506">
      <w:pPr>
        <w:rPr/>
      </w:pPr>
      <w:r w:rsidDel="00000000" w:rsidR="00000000" w:rsidRPr="00000000">
        <w:rPr>
          <w:rtl w:val="0"/>
        </w:rPr>
        <w:t xml:space="preserve">When India approached independence in the late 1940s, the local raja sold logging rights to commercial companies. The ancient forests came down. Without tree cover, topsoil washed off hillsides and silted up the johads. The traditional village councils that had organized communal johad maintenance had already been weakened by British colonial policies that eroded communal land rights. With less incentive to protect shared resources and less institutional capacity to do so, johads fell into disrepair.</w:t>
      </w:r>
    </w:p>
    <w:p w:rsidR="00000000" w:rsidDel="00000000" w:rsidP="00000000" w:rsidRDefault="00000000" w:rsidRPr="00000000" w14:paraId="00000507">
      <w:pPr>
        <w:rPr/>
      </w:pPr>
      <w:r w:rsidDel="00000000" w:rsidR="00000000" w:rsidRPr="00000000">
        <w:rPr>
          <w:rtl w:val="0"/>
        </w:rPr>
        <w:t xml:space="preserve">The introduction of tube well drilling equipment in the 1950s made the johads seem obsolete. Vicious cycles accelerated the collapse: deeper wells sucked more water from the aquifer, dropping the water table further, which killed trees and vegetation, which increased erosion, which silted up the remaining johads faster. Less vegetation meant less transpiration, which meant shorter monsoons: 101 days in 1973, 55 days by 1987. Eventually the aquifer was exhausted over thousands of square kilometers.</w:t>
      </w:r>
    </w:p>
    <w:p w:rsidR="00000000" w:rsidDel="00000000" w:rsidP="00000000" w:rsidRDefault="00000000" w:rsidRPr="00000000" w14:paraId="00000508">
      <w:pPr>
        <w:pStyle w:val="Heading2"/>
        <w:rPr/>
      </w:pPr>
      <w:r w:rsidDel="00000000" w:rsidR="00000000" w:rsidRPr="00000000">
        <w:rPr>
          <w:rtl w:val="0"/>
        </w:rPr>
        <w:t xml:space="preserve">One Dam, One Monsoon</w:t>
      </w:r>
    </w:p>
    <w:p w:rsidR="00000000" w:rsidDel="00000000" w:rsidP="00000000" w:rsidRDefault="00000000" w:rsidRPr="00000000" w14:paraId="00000509">
      <w:pPr>
        <w:rPr/>
      </w:pPr>
      <w:r w:rsidDel="00000000" w:rsidR="00000000" w:rsidRPr="00000000">
        <w:rPr>
          <w:rtl w:val="0"/>
        </w:rPr>
        <w:t xml:space="preserve">Rajendra Singh had come to Gopalpura with TBS (Tarun Bharat Sangh, a young people's anti-poverty organization) to open a health clinic. Mangu Patel's redirection changed the trajectory of the entire region.</w:t>
      </w:r>
    </w:p>
    <w:p w:rsidR="00000000" w:rsidDel="00000000" w:rsidP="00000000" w:rsidRDefault="00000000" w:rsidRPr="00000000" w14:paraId="0000050A">
      <w:pPr>
        <w:rPr/>
      </w:pPr>
      <w:r w:rsidDel="00000000" w:rsidR="00000000" w:rsidRPr="00000000">
        <w:rPr>
          <w:rtl w:val="0"/>
        </w:rPr>
        <w:t xml:space="preserve">Singh and his colleagues started excavating a silted johad. Seven months of digging, nearly five meters deep. When the monsoon arrived, the pond filled. A nearby well that had been dry for years began flowing again.</w:t>
      </w:r>
    </w:p>
    <w:p w:rsidR="00000000" w:rsidDel="00000000" w:rsidP="00000000" w:rsidRDefault="00000000" w:rsidRPr="00000000" w14:paraId="0000050B">
      <w:pPr>
        <w:rPr/>
      </w:pPr>
      <w:r w:rsidDel="00000000" w:rsidR="00000000" w:rsidRPr="00000000">
        <w:rPr>
          <w:rtl w:val="0"/>
        </w:rPr>
        <w:t xml:space="preserve">The village had its answer. The following year, the whole community joined to rebuild a crumbling irrigation dam: 20 feet high, 1,400 feet long, and built on 10,000 person-days of voluntary labor. They also revived the gram sabha alongside the modern village council.</w:t>
      </w:r>
    </w:p>
    <w:p w:rsidR="00000000" w:rsidDel="00000000" w:rsidP="00000000" w:rsidRDefault="00000000" w:rsidRPr="00000000" w14:paraId="0000050C">
      <w:pPr>
        <w:rPr/>
      </w:pPr>
      <w:r w:rsidDel="00000000" w:rsidR="00000000" w:rsidRPr="00000000">
        <w:rPr>
          <w:rtl w:val="0"/>
        </w:rPr>
        <w:t xml:space="preserve">By 1996, Gopalpura had nine johads covering 964 hectares and holding up to 616 million liters of water. The underground water table rose from 14 meters below ground to 6.7 meters. Every well in the village was full.</w:t>
      </w:r>
    </w:p>
    <w:p w:rsidR="00000000" w:rsidDel="00000000" w:rsidP="00000000" w:rsidRDefault="00000000" w:rsidRPr="00000000" w14:paraId="0000050D">
      <w:pPr>
        <w:pStyle w:val="Heading2"/>
        <w:rPr/>
      </w:pPr>
      <w:r w:rsidDel="00000000" w:rsidR="00000000" w:rsidRPr="00000000">
        <w:rPr>
          <w:rtl w:val="0"/>
        </w:rPr>
        <w:t xml:space="preserve">The Aquifer as Bank</w:t>
      </w:r>
    </w:p>
    <w:p w:rsidR="00000000" w:rsidDel="00000000" w:rsidP="00000000" w:rsidRDefault="00000000" w:rsidRPr="00000000" w14:paraId="0000050E">
      <w:pPr>
        <w:rPr/>
      </w:pPr>
      <w:r w:rsidDel="00000000" w:rsidR="00000000" w:rsidRPr="00000000">
        <w:rPr>
          <w:rtl w:val="0"/>
        </w:rPr>
        <w:t xml:space="preserve">"It's like a bank," Rajendra Singh says. "If you make regular deposits, then you'll always have money to withdraw. If you are just taking, then you'll have no money in your bank account."</w:t>
      </w:r>
    </w:p>
    <w:p w:rsidR="00000000" w:rsidDel="00000000" w:rsidP="00000000" w:rsidRDefault="00000000" w:rsidRPr="00000000" w14:paraId="0000050F">
      <w:pPr>
        <w:rPr/>
      </w:pPr>
      <w:r w:rsidDel="00000000" w:rsidR="00000000" w:rsidRPr="00000000">
        <w:rPr>
          <w:rtl w:val="0"/>
        </w:rPr>
        <w:t xml:space="preserve">As water returned, the village economy rose with it. Moister subsoil meant crops needed less irrigation to thrive. Diesel fuel costs for pumping dropped 75 percent. Wheat fields expanded from 33 to 108 hectares. Farmers diversified into sugarcane, potatoes, and onions. Men came back from the cities, bringing labor for more johad construction.</w:t>
      </w:r>
    </w:p>
    <w:p w:rsidR="00000000" w:rsidDel="00000000" w:rsidP="00000000" w:rsidRDefault="00000000" w:rsidRPr="00000000" w14:paraId="00000510">
      <w:pPr>
        <w:rPr/>
      </w:pPr>
      <w:r w:rsidDel="00000000" w:rsidR="00000000" w:rsidRPr="00000000">
        <w:rPr>
          <w:rtl w:val="0"/>
        </w:rPr>
        <w:t xml:space="preserve">Women whose days had been consumed by fetching water and firewood formed cooperatives selling dairy products, handicrafts, and soap. Girls started going to school for the first time. Villagers reforested 10 hectares at the village edge, wrote conservation rules for the new forest, and tied rakhis (kinship bracelets) around the trees as a symbol of family protection.</w:t>
      </w:r>
    </w:p>
    <w:p w:rsidR="00000000" w:rsidDel="00000000" w:rsidP="00000000" w:rsidRDefault="00000000" w:rsidRPr="00000000" w14:paraId="00000511">
      <w:pPr>
        <w:pStyle w:val="Heading2"/>
        <w:rPr/>
      </w:pPr>
      <w:r w:rsidDel="00000000" w:rsidR="00000000" w:rsidRPr="00000000">
        <w:rPr>
          <w:rtl w:val="0"/>
        </w:rPr>
        <w:t xml:space="preserve">Spreading Across the Region</w:t>
      </w:r>
    </w:p>
    <w:p w:rsidR="00000000" w:rsidDel="00000000" w:rsidP="00000000" w:rsidRDefault="00000000" w:rsidRPr="00000000" w14:paraId="00000512">
      <w:pPr>
        <w:rPr/>
      </w:pPr>
      <w:r w:rsidDel="00000000" w:rsidR="00000000" w:rsidRPr="00000000">
        <w:rPr>
          <w:rtl w:val="0"/>
        </w:rPr>
        <w:t xml:space="preserve">As other villages witnessed Gopalpura's transformation, they came asking for help. TBS would assist, but only after each village signed a formal contract committing the money and labor they would contribute. Johads that communities hadn't built themselves didn't get maintained.</w:t>
      </w:r>
    </w:p>
    <w:p w:rsidR="00000000" w:rsidDel="00000000" w:rsidP="00000000" w:rsidRDefault="00000000" w:rsidRPr="00000000" w14:paraId="00000513">
      <w:pPr>
        <w:rPr/>
      </w:pPr>
      <w:r w:rsidDel="00000000" w:rsidR="00000000" w:rsidRPr="00000000">
        <w:rPr>
          <w:rtl w:val="0"/>
        </w:rPr>
        <w:t xml:space="preserve">TBS publicized the johad revival through foot marches, a practice drawn from Indian spiritual tradition and Gandhi's independence movement. By 2005, there were 5,000 johads across 750 villages covering 8,000 square kilometers. A survey of 970 wells found all of them flowing, including 800 that had been dry just six years before. Five rivers came back to life. Forest cover in Alwar District expanded by 33 percent in 15 years.</w:t>
      </w:r>
    </w:p>
    <w:p w:rsidR="00000000" w:rsidDel="00000000" w:rsidP="00000000" w:rsidRDefault="00000000" w:rsidRPr="00000000" w14:paraId="00000514">
      <w:pPr>
        <w:rPr/>
      </w:pPr>
      <w:r w:rsidDel="00000000" w:rsidR="00000000" w:rsidRPr="00000000">
        <w:rPr>
          <w:rtl w:val="0"/>
        </w:rPr>
        <w:t xml:space="preserve">The government of Rajasthan tried at various points to assert control, threatening TBS workers with arrest. Villages resisted, sometimes by physically blocking government action. Seventy villages united to reclaim fishing rights. Residents of the Sariska Tiger Reserve successfully sued to expel illegal marble mining operations. The communities that had learned to build johads had also learned to defend them.</w:t>
      </w:r>
    </w:p>
    <w:p w:rsidR="00000000" w:rsidDel="00000000" w:rsidP="00000000" w:rsidRDefault="00000000" w:rsidRPr="00000000" w14:paraId="00000515">
      <w:pPr>
        <w:pStyle w:val="Heading2"/>
        <w:rPr/>
      </w:pPr>
      <w:r w:rsidDel="00000000" w:rsidR="00000000" w:rsidRPr="00000000">
        <w:rPr>
          <w:rtl w:val="0"/>
        </w:rPr>
        <w:t xml:space="preserve">How the System Changed</w:t>
      </w:r>
    </w:p>
    <w:p w:rsidR="00000000" w:rsidDel="00000000" w:rsidP="00000000" w:rsidRDefault="00000000" w:rsidRPr="00000000" w14:paraId="00000516">
      <w:pPr>
        <w:rPr/>
      </w:pPr>
      <w:r w:rsidDel="00000000" w:rsidR="00000000" w:rsidRPr="00000000">
        <w:rPr>
          <w:rtl w:val="0"/>
        </w:rPr>
        <w:t xml:space="preserve">Recognizing it happened through a conversation rather than a study. Mangu Patel didn't need a systems analysis to know what Gopalpura needed. What TBS brought was the connection between that visible crisis and its less-visible cause: a centuries-old water management system had been dismantled, piece by piece, and no modern substitute was working.</w:t>
      </w:r>
    </w:p>
    <w:p w:rsidR="00000000" w:rsidDel="00000000" w:rsidP="00000000" w:rsidRDefault="00000000" w:rsidRPr="00000000" w14:paraId="00000517">
      <w:pPr>
        <w:rPr/>
      </w:pPr>
      <w:r w:rsidDel="00000000" w:rsidR="00000000" w:rsidRPr="00000000">
        <w:rPr>
          <w:rtl w:val="0"/>
        </w:rPr>
        <w:t xml:space="preserve">Mapping it revealed a cascade that traced back to deforestation. Logging drove erosion, which silted johads, which weakened the aquifer, which prompted deeper tube wells, which dropped the water table further. The map also showed where the feedback could be reversed: the johad was the pivot point.</w:t>
      </w:r>
    </w:p>
    <w:p w:rsidR="00000000" w:rsidDel="00000000" w:rsidP="00000000" w:rsidRDefault="00000000" w:rsidRPr="00000000" w14:paraId="00000518">
      <w:pPr>
        <w:rPr/>
      </w:pPr>
      <w:r w:rsidDel="00000000" w:rsidR="00000000" w:rsidRPr="00000000">
        <w:rPr>
          <w:rtl w:val="0"/>
        </w:rPr>
        <w:t xml:space="preserve">Reversing it started with one dam in one village, timed to one monsoon. The proof was visible within months: a dry well flowing again. That immediacy mattered enormously in a community that had been told for decades that modern solutions were the answer.</w:t>
      </w:r>
    </w:p>
    <w:p w:rsidR="00000000" w:rsidDel="00000000" w:rsidP="00000000" w:rsidRDefault="00000000" w:rsidRPr="00000000" w14:paraId="00000519">
      <w:pPr>
        <w:rPr/>
      </w:pPr>
      <w:r w:rsidDel="00000000" w:rsidR="00000000" w:rsidRPr="00000000">
        <w:rPr>
          <w:rtl w:val="0"/>
        </w:rPr>
        <w:t xml:space="preserve">Locking it in required rebuilding the social infrastructure as much as the physical. The gram sabha revival wasn't incidental; it was what made sustained construction possible. TBS's insistence that each new village contribute labor and resources before receiving help ensured that communities owned what they built.</w:t>
      </w:r>
    </w:p>
    <w:p w:rsidR="00000000" w:rsidDel="00000000" w:rsidP="00000000" w:rsidRDefault="00000000" w:rsidRPr="00000000" w14:paraId="0000051A">
      <w:pPr>
        <w:pStyle w:val="Heading2"/>
        <w:rPr/>
      </w:pPr>
      <w:r w:rsidDel="00000000" w:rsidR="00000000" w:rsidRPr="00000000">
        <w:rPr>
          <w:rtl w:val="0"/>
        </w:rPr>
        <w:t xml:space="preserve">Key Ingredients</w:t>
      </w:r>
    </w:p>
    <w:p w:rsidR="00000000" w:rsidDel="00000000" w:rsidP="00000000" w:rsidRDefault="00000000" w:rsidRPr="00000000" w14:paraId="0000051B">
      <w:pPr>
        <w:rPr/>
      </w:pPr>
      <w:r w:rsidDel="00000000" w:rsidR="00000000" w:rsidRPr="00000000">
        <w:rPr>
          <w:rtl w:val="0"/>
        </w:rPr>
        <w:t xml:space="preserve">Social and ecological memory was the foundation of everything. The johad wasn't invented; it was remembered. Village elders knew how to build them and where to put them. The gram sabha tradition hadn't disappeared; it had been suppressed. TBS didn't introduce a foreign technology; it helped a community recover knowledge it already possessed.</w:t>
      </w:r>
    </w:p>
    <w:p w:rsidR="00000000" w:rsidDel="00000000" w:rsidP="00000000" w:rsidRDefault="00000000" w:rsidRPr="00000000" w14:paraId="0000051C">
      <w:pPr>
        <w:rPr/>
      </w:pPr>
      <w:r w:rsidDel="00000000" w:rsidR="00000000" w:rsidRPr="00000000">
        <w:rPr>
          <w:rtl w:val="0"/>
        </w:rPr>
        <w:t xml:space="preserve">Outside stimulation and facilitation arrived aimed at something else entirely. TBS came for health and education. Rajendra Singh listened to Mangu Patel. The organization followed the village's lead, then stayed for decades providing technical assistance and connecting villages to one another.</w:t>
      </w:r>
    </w:p>
    <w:p w:rsidR="00000000" w:rsidDel="00000000" w:rsidP="00000000" w:rsidRDefault="00000000" w:rsidRPr="00000000" w14:paraId="0000051D">
      <w:pPr>
        <w:rPr/>
      </w:pPr>
      <w:r w:rsidDel="00000000" w:rsidR="00000000" w:rsidRPr="00000000">
        <w:rPr>
          <w:rtl w:val="0"/>
        </w:rPr>
        <w:t xml:space="preserve">Letting nature do the work was the elegance of the johad. The dam did nothing but hold water in place long enough for gravity and soil to do the rest. No pipes, no pumps, no infrastructure beyond an earthen wall.</w:t>
      </w:r>
    </w:p>
    <w:p w:rsidR="00000000" w:rsidDel="00000000" w:rsidP="00000000" w:rsidRDefault="00000000" w:rsidRPr="00000000" w14:paraId="0000051E">
      <w:pPr>
        <w:rPr/>
      </w:pPr>
      <w:r w:rsidDel="00000000" w:rsidR="00000000" w:rsidRPr="00000000">
        <w:rPr>
          <w:rtl w:val="0"/>
        </w:rPr>
        <w:t xml:space="preserve">Shared community awareness and commitment was institutionalized rather than assumed. The gram sabha revival meant that johad decisions were made by the whole community, in meetings that ran for days if necessary, until genuine consensus emerged.</w:t>
      </w:r>
    </w:p>
    <w:p w:rsidR="00000000" w:rsidDel="00000000" w:rsidP="00000000" w:rsidRDefault="00000000" w:rsidRPr="00000000" w14:paraId="0000051F">
      <w:pPr>
        <w:rPr/>
      </w:pPr>
      <w:r w:rsidDel="00000000" w:rsidR="00000000" w:rsidRPr="00000000">
        <w:rPr>
          <w:rtl w:val="0"/>
        </w:rPr>
        <w:t xml:space="preserve">Enduring commitment of local leadership spanned decades. Rajendra Singh and TBS didn't complete the Gopalpura project and move on. Leadership that stays the course through the long middle of restoration is what this story turns on.</w:t>
      </w:r>
    </w:p>
    <w:p w:rsidR="00000000" w:rsidDel="00000000" w:rsidP="00000000" w:rsidRDefault="00000000" w:rsidRPr="00000000" w14:paraId="00000520">
      <w:pPr>
        <w:rPr/>
      </w:pPr>
      <w:r w:rsidDel="00000000" w:rsidR="00000000" w:rsidRPr="00000000">
        <w:rPr>
          <w:rtl w:val="0"/>
        </w:rPr>
        <w:t xml:space="preserve">Research and documentation: Dr. Gerald G. Marten, EcoTipping Points Project. Community partner: Gopalpura Village, Alwar District, Rajasthan, India; Tarun Bharat Sangh.</w:t>
      </w:r>
    </w:p>
    <w:p w:rsidR="00000000" w:rsidDel="00000000" w:rsidP="00000000" w:rsidRDefault="00000000" w:rsidRPr="00000000" w14:paraId="00000521">
      <w:pPr>
        <w:rPr/>
      </w:pPr>
      <w:r w:rsidDel="00000000" w:rsidR="00000000" w:rsidRPr="00000000">
        <w:br w:type="page"/>
      </w: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color w:val="787878"/>
          <w:sz w:val="18"/>
          <w:szCs w:val="18"/>
          <w:rtl w:val="0"/>
        </w:rPr>
        <w:t xml:space="preserve">SUCCESS STORY</w:t>
      </w:r>
      <w:r w:rsidDel="00000000" w:rsidR="00000000" w:rsidRPr="00000000">
        <w:rPr>
          <w:rtl w:val="0"/>
        </w:rPr>
      </w:r>
    </w:p>
    <w:p w:rsidR="00000000" w:rsidDel="00000000" w:rsidP="00000000" w:rsidRDefault="00000000" w:rsidRPr="00000000" w14:paraId="00000523">
      <w:pPr>
        <w:pStyle w:val="Heading1"/>
        <w:rPr/>
      </w:pPr>
      <w:r w:rsidDel="00000000" w:rsidR="00000000" w:rsidRPr="00000000">
        <w:rPr>
          <w:rtl w:val="0"/>
        </w:rPr>
        <w:t xml:space="preserve">Success Story: Khao Din, Thailand</w:t>
      </w:r>
    </w:p>
    <w:p w:rsidR="00000000" w:rsidDel="00000000" w:rsidP="00000000" w:rsidRDefault="00000000" w:rsidRPr="00000000" w14:paraId="00000524">
      <w:pPr>
        <w:rPr/>
      </w:pPr>
      <w:r w:rsidDel="00000000" w:rsidR="00000000" w:rsidRPr="00000000">
        <w:rPr>
          <w:rtl w:val="0"/>
        </w:rPr>
        <w:t xml:space="preserve">When Farming the Forest Brought the Forest Back</w:t>
      </w:r>
    </w:p>
    <w:p w:rsidR="00000000" w:rsidDel="00000000" w:rsidP="00000000" w:rsidRDefault="00000000" w:rsidRPr="00000000" w14:paraId="00000525">
      <w:pPr>
        <w:rPr/>
      </w:pPr>
      <w:commentRangeStart w:id="28"/>
      <w:r w:rsidDel="00000000" w:rsidR="00000000" w:rsidRPr="00000000">
        <w:rPr>
          <w:rtl w:val="0"/>
        </w:rPr>
        <w:t xml:space="preserve">By the late</w:t>
      </w:r>
      <w:del w:author="Gerald Marten" w:id="63" w:date="2026-06-02T22:04:57Z">
        <w:r w:rsidDel="00000000" w:rsidR="00000000" w:rsidRPr="00000000">
          <w:rPr>
            <w:rtl w:val="0"/>
          </w:rPr>
          <w:delText xml:space="preserve"> </w:delText>
        </w:r>
      </w:del>
      <w:r w:rsidDel="00000000" w:rsidR="00000000" w:rsidRPr="00000000">
        <w:rPr>
          <w:rtl w:val="0"/>
        </w:rPr>
        <w:t xml:space="preserve">1980s, </w:t>
      </w:r>
      <w:ins w:author="Gerald Marten" w:id="64" w:date="2026-06-02T22:00:43Z">
        <w:r w:rsidDel="00000000" w:rsidR="00000000" w:rsidRPr="00000000">
          <w:rPr>
            <w:rtl w:val="0"/>
          </w:rPr>
          <w:t xml:space="preserve">the forest around Khao Din village was decimated by illegal logging. </w:t>
        </w:r>
      </w:ins>
      <w:del w:author="Gerald Marten" w:id="65" w:date="2026-06-02T22:02:11Z">
        <w:r w:rsidDel="00000000" w:rsidR="00000000" w:rsidRPr="00000000">
          <w:rPr>
            <w:rtl w:val="0"/>
          </w:rPr>
          <w:delText xml:space="preserve">farmers i</w:delText>
        </w:r>
      </w:del>
      <w:del w:author="Gerald Marten" w:id="66" w:date="2026-06-02T22:02:18Z">
        <w:r w:rsidDel="00000000" w:rsidR="00000000" w:rsidRPr="00000000">
          <w:rPr>
            <w:rtl w:val="0"/>
          </w:rPr>
          <w:delText xml:space="preserve">n </w:delText>
        </w:r>
      </w:del>
      <w:ins w:author="Gerald Marten" w:id="66" w:date="2026-06-02T22:02:18Z">
        <w:r w:rsidDel="00000000" w:rsidR="00000000" w:rsidRPr="00000000">
          <w:rPr>
            <w:rtl w:val="0"/>
          </w:rPr>
          <w:t xml:space="preserve"> </w:t>
        </w:r>
      </w:ins>
      <w:r w:rsidDel="00000000" w:rsidR="00000000" w:rsidRPr="00000000">
        <w:rPr>
          <w:rtl w:val="0"/>
        </w:rPr>
        <w:t xml:space="preserve">Khao Din </w:t>
      </w:r>
      <w:ins w:author="Gerald Marten" w:id="65" w:date="2026-06-02T22:02:11Z">
        <w:r w:rsidDel="00000000" w:rsidR="00000000" w:rsidRPr="00000000">
          <w:rPr>
            <w:rtl w:val="0"/>
            <w:rPrChange w:author="Gerald Marten" w:id="67" w:date="2026-06-02T22:02:11Z">
              <w:rPr/>
            </w:rPrChange>
          </w:rPr>
          <w:t xml:space="preserve">farmers were part of ot the </w:t>
        </w:r>
        <w:r w:rsidDel="00000000" w:rsidR="00000000" w:rsidRPr="00000000">
          <w:rPr>
            <w:rtl w:val="0"/>
            <w:rPrChange w:author="Gerald Marten" w:id="67" w:date="2026-06-02T22:02:11Z">
              <w:rPr/>
            </w:rPrChange>
          </w:rPr>
          <w:t xml:space="preserve">problem</w:t>
        </w:r>
        <w:r w:rsidDel="00000000" w:rsidR="00000000" w:rsidRPr="00000000">
          <w:rPr>
            <w:rtl w:val="0"/>
            <w:rPrChange w:author="Gerald Marten" w:id="67" w:date="2026-06-02T22:02:11Z">
              <w:rPr/>
            </w:rPrChange>
          </w:rPr>
          <w:t xml:space="preserve"> because they desperately needed the money; </w:t>
        </w:r>
      </w:ins>
      <w:del w:author="Gerald Marten" w:id="65" w:date="2026-06-02T22:02:11Z">
        <w:r w:rsidDel="00000000" w:rsidR="00000000" w:rsidRPr="00000000">
          <w:rPr>
            <w:rtl w:val="0"/>
          </w:rPr>
          <w:delText xml:space="preserve">had cut down every tree they could find. They had to; </w:delText>
        </w:r>
      </w:del>
      <w:r w:rsidDel="00000000" w:rsidR="00000000" w:rsidRPr="00000000">
        <w:rPr>
          <w:rtl w:val="0"/>
        </w:rPr>
        <w:t xml:space="preserve">debt demanded it.</w:t>
      </w:r>
      <w:commentRangeEnd w:id="28"/>
      <w:r w:rsidDel="00000000" w:rsidR="00000000" w:rsidRPr="00000000">
        <w:commentReference w:id="28"/>
      </w:r>
      <w:r w:rsidDel="00000000" w:rsidR="00000000" w:rsidRPr="00000000">
        <w:rPr>
          <w:rtl w:val="0"/>
        </w:rPr>
        <w:t xml:space="preserve"> The timber money helped, briefly. Then the soil started washing away, the streams dried up, and the crops kept failing no matter how many chemicals they applied. In a village that had arrived decades earlier to find dense jungle full of fish and wild boar, people were going hungry.</w:t>
      </w:r>
    </w:p>
    <w:p w:rsidR="00000000" w:rsidDel="00000000" w:rsidP="00000000" w:rsidRDefault="00000000" w:rsidRPr="00000000" w14:paraId="00000526">
      <w:pPr>
        <w:rPr/>
      </w:pPr>
      <w:r w:rsidDel="00000000" w:rsidR="00000000" w:rsidRPr="00000000">
        <w:rPr>
          <w:rtl w:val="0"/>
        </w:rPr>
        <w:t xml:space="preserve">In 1988, a team from Save the Children arrived. They didn't bring aid. They brought a question: how did this happen?</w:t>
      </w:r>
    </w:p>
    <w:p w:rsidR="00000000" w:rsidDel="00000000" w:rsidP="00000000" w:rsidRDefault="00000000" w:rsidRPr="00000000" w14:paraId="00000527">
      <w:pPr>
        <w:pStyle w:val="Heading2"/>
        <w:rPr/>
      </w:pPr>
      <w:r w:rsidDel="00000000" w:rsidR="00000000" w:rsidRPr="00000000">
        <w:rPr>
          <w:rtl w:val="0"/>
        </w:rPr>
        <w:t xml:space="preserve">The Downward Spiral</w:t>
      </w:r>
    </w:p>
    <w:p w:rsidR="00000000" w:rsidDel="00000000" w:rsidP="00000000" w:rsidRDefault="00000000" w:rsidRPr="00000000" w14:paraId="00000528">
      <w:pPr>
        <w:rPr/>
      </w:pPr>
      <w:r w:rsidDel="00000000" w:rsidR="00000000" w:rsidRPr="00000000">
        <w:rPr>
          <w:rtl w:val="0"/>
        </w:rPr>
        <w:t xml:space="preserve">When Ajaan Thanawm's family migrated to Nakhon Sawan province in 1954, they found what felt like abundance: thick forest, fertile soil, streams full of fish, food growing wild near the houses. About fifty families settled there. For years, small-scale farming sustained them.</w:t>
      </w:r>
    </w:p>
    <w:p w:rsidR="00000000" w:rsidDel="00000000" w:rsidP="00000000" w:rsidRDefault="00000000" w:rsidRPr="00000000" w14:paraId="00000529">
      <w:pPr>
        <w:rPr/>
      </w:pPr>
      <w:r w:rsidDel="00000000" w:rsidR="00000000" w:rsidRPr="00000000">
        <w:rPr>
          <w:rtl w:val="0"/>
        </w:rPr>
        <w:t xml:space="preserve">Then in the 1960s, the Thai government, backed by World Bank development models, pushed rural farmers toward export cash crops. An Agricultural Credit Bank extended loans for hybrid seed, chemical fertilizers, pesticides, and equipment. Farmers switched from diversified traditional agriculture to monocropping. They cut more forest to expand fields. For a while, money flowed.</w:t>
      </w:r>
    </w:p>
    <w:p w:rsidR="00000000" w:rsidDel="00000000" w:rsidP="00000000" w:rsidRDefault="00000000" w:rsidRPr="00000000" w14:paraId="0000052A">
      <w:pPr>
        <w:rPr/>
      </w:pPr>
      <w:r w:rsidDel="00000000" w:rsidR="00000000" w:rsidRPr="00000000">
        <w:rPr>
          <w:rtl w:val="0"/>
        </w:rPr>
        <w:t xml:space="preserve">It didn't last. As thousands of farmers grew the same crops, prices fell. Droughts came. Harvests failed. Unable to repay the Agricultural Bank, farmers fell into the hands of informal lenders charging 10% interest per month. Desperate to service their debts, they cut the last remaining trees. With no forest cover, the hillsides baked. Soil lost its capacity to hold moisture. Streams dried up. Chemical costs climbed as soil fertility collapsed.</w:t>
      </w:r>
    </w:p>
    <w:p w:rsidR="00000000" w:rsidDel="00000000" w:rsidP="00000000" w:rsidRDefault="00000000" w:rsidRPr="00000000" w14:paraId="0000052B">
      <w:pPr>
        <w:rPr/>
      </w:pPr>
      <w:r w:rsidDel="00000000" w:rsidR="00000000" w:rsidRPr="00000000">
        <w:rPr>
          <w:rtl w:val="0"/>
        </w:rPr>
        <w:t xml:space="preserve">Eventually families couldn't grow enough to eat. People left for Bangkok. "Everyone was now worried about their own fields and their own family's problems," Thanawm recalls. "For the first time ever, we began to have psychological and social problems." Juvenile delinquency — previously unheard of — appeared.</w:t>
      </w:r>
    </w:p>
    <w:p w:rsidR="00000000" w:rsidDel="00000000" w:rsidP="00000000" w:rsidRDefault="00000000" w:rsidRPr="00000000" w14:paraId="0000052C">
      <w:pPr>
        <w:pStyle w:val="Heading2"/>
        <w:rPr/>
      </w:pPr>
      <w:r w:rsidDel="00000000" w:rsidR="00000000" w:rsidRPr="00000000">
        <w:rPr>
          <w:rtl w:val="0"/>
        </w:rPr>
        <w:t xml:space="preserve">The Turning Point</w:t>
      </w:r>
    </w:p>
    <w:p w:rsidR="00000000" w:rsidDel="00000000" w:rsidP="00000000" w:rsidRDefault="00000000" w:rsidRPr="00000000" w14:paraId="0000052D">
      <w:pPr>
        <w:rPr/>
      </w:pPr>
      <w:r w:rsidDel="00000000" w:rsidR="00000000" w:rsidRPr="00000000">
        <w:rPr>
          <w:rtl w:val="0"/>
        </w:rPr>
        <w:t xml:space="preserve">The Save the Children team sent to Khao Din in 1986 did something unusual: instead of delivering outside solutions, they helped villagers understand what had happened to them. Through long, sometimes difficult conversations, farmers came to see the feedback loops driving their decline: how debt led to deforestation led to soil collapse led to more debt. "It was amazing! People were lighting up like light bulbs!" recalls team member Andrew Mittelman. "They kept saying: My God, what have we done? We couldn't imagine this place of abundance would become a desert."</w:t>
      </w:r>
    </w:p>
    <w:p w:rsidR="00000000" w:rsidDel="00000000" w:rsidP="00000000" w:rsidRDefault="00000000" w:rsidRPr="00000000" w14:paraId="0000052E">
      <w:pPr>
        <w:rPr/>
      </w:pPr>
      <w:r w:rsidDel="00000000" w:rsidR="00000000" w:rsidRPr="00000000">
        <w:rPr>
          <w:rtl w:val="0"/>
        </w:rPr>
        <w:t xml:space="preserve">That recognition — collective, not individual — was the turning point. And it contained its own momentum: if the community had made decisions that caused this, they could make decisions that reversed it.</w:t>
      </w:r>
    </w:p>
    <w:p w:rsidR="00000000" w:rsidDel="00000000" w:rsidP="00000000" w:rsidRDefault="00000000" w:rsidRPr="00000000" w14:paraId="0000052F">
      <w:pPr>
        <w:pStyle w:val="Heading2"/>
        <w:rPr/>
      </w:pPr>
      <w:r w:rsidDel="00000000" w:rsidR="00000000" w:rsidRPr="00000000">
        <w:rPr>
          <w:rtl w:val="0"/>
        </w:rPr>
        <w:t xml:space="preserve">Rebuilding from the Ground Up</w:t>
      </w:r>
    </w:p>
    <w:p w:rsidR="00000000" w:rsidDel="00000000" w:rsidP="00000000" w:rsidRDefault="00000000" w:rsidRPr="00000000" w14:paraId="00000530">
      <w:pPr>
        <w:rPr/>
      </w:pPr>
      <w:r w:rsidDel="00000000" w:rsidR="00000000" w:rsidRPr="00000000">
        <w:rPr>
          <w:rtl w:val="0"/>
        </w:rPr>
        <w:t xml:space="preserve">The farmers and Save the Children staff began experimenting with agroforestry, mixing trees and crops on the same land in ways that resembled the structure of a natural forest. Thanawm was among the first to try it. He planted fruit trees along the periphery of his farm, dug a narrow fish pond with a vegetable island in the middle, and filled the surrounding plots with a rotating mix of fruits, vegetables, medicinal plants, and herbs. The result was a farm that produced food year-round without chemicals.</w:t>
      </w:r>
    </w:p>
    <w:p w:rsidR="00000000" w:rsidDel="00000000" w:rsidP="00000000" w:rsidRDefault="00000000" w:rsidRPr="00000000" w14:paraId="00000531">
      <w:pPr>
        <w:rPr/>
      </w:pPr>
      <w:r w:rsidDel="00000000" w:rsidR="00000000" w:rsidRPr="00000000">
        <w:rPr>
          <w:rtl w:val="0"/>
        </w:rPr>
        <w:t xml:space="preserve">The demonstration worked visibly enough that neighbors adopted similar approaches. As more farms converted, the aggregate effect on the landscape became apparent: water returned to some streams, soil stabilized, food security improved dramatically.</w:t>
      </w:r>
    </w:p>
    <w:p w:rsidR="00000000" w:rsidDel="00000000" w:rsidP="00000000" w:rsidRDefault="00000000" w:rsidRPr="00000000" w14:paraId="00000532">
      <w:pPr>
        <w:rPr/>
      </w:pPr>
      <w:r w:rsidDel="00000000" w:rsidR="00000000" w:rsidRPr="00000000">
        <w:rPr>
          <w:rtl w:val="0"/>
        </w:rPr>
        <w:t xml:space="preserve">The community also established a community forest on shared land. They wrote rules governing harvest of forest resources and excluded outsiders from cutting. As the forest recovered, animals long thought locally extinct reappeared. So did a sense of collective ownership: of the land, and of the community's ability to shape its own future.</w:t>
      </w:r>
    </w:p>
    <w:p w:rsidR="00000000" w:rsidDel="00000000" w:rsidP="00000000" w:rsidRDefault="00000000" w:rsidRPr="00000000" w14:paraId="00000533">
      <w:pPr>
        <w:pStyle w:val="Heading2"/>
        <w:rPr/>
      </w:pPr>
      <w:r w:rsidDel="00000000" w:rsidR="00000000" w:rsidRPr="00000000">
        <w:rPr>
          <w:rtl w:val="0"/>
        </w:rPr>
        <w:t xml:space="preserve">What Compounded</w:t>
      </w:r>
    </w:p>
    <w:p w:rsidR="00000000" w:rsidDel="00000000" w:rsidP="00000000" w:rsidRDefault="00000000" w:rsidRPr="00000000" w14:paraId="00000534">
      <w:pPr>
        <w:rPr/>
      </w:pPr>
      <w:r w:rsidDel="00000000" w:rsidR="00000000" w:rsidRPr="00000000">
        <w:rPr>
          <w:rtl w:val="0"/>
        </w:rPr>
        <w:t xml:space="preserve">After Save the Children left, Thanawm kept going. He founded the Association of Agriculture, the Environment and Development, Nakhon Sawan, which grew to include 40 villages and 2,545 families practicing locally-adapted versions of agroforestry across thousands of acres. In the late 1990s, the Thai government's "Sufficiency Economy" program began supporting this approach nationally.</w:t>
      </w:r>
    </w:p>
    <w:p w:rsidR="00000000" w:rsidDel="00000000" w:rsidP="00000000" w:rsidRDefault="00000000" w:rsidRPr="00000000" w14:paraId="00000535">
      <w:pPr>
        <w:rPr/>
      </w:pPr>
      <w:r w:rsidDel="00000000" w:rsidR="00000000" w:rsidRPr="00000000">
        <w:rPr>
          <w:rtl w:val="0"/>
        </w:rPr>
        <w:t xml:space="preserve">Today Khao Din has 2,500 residents and migration to Bangkok has reversed. "We know now that with some careful thinking and a lot of shared effort, we can solve our problems, and fix what is broken," says Thanawm. "Even though we don't have much money, I'm happy."</w:t>
      </w:r>
    </w:p>
    <w:p w:rsidR="00000000" w:rsidDel="00000000" w:rsidP="00000000" w:rsidRDefault="00000000" w:rsidRPr="00000000" w14:paraId="00000536">
      <w:pPr>
        <w:pStyle w:val="Heading2"/>
        <w:rPr/>
      </w:pPr>
      <w:r w:rsidDel="00000000" w:rsidR="00000000" w:rsidRPr="00000000">
        <w:rPr>
          <w:rtl w:val="0"/>
        </w:rPr>
        <w:t xml:space="preserve">How the System Changed</w:t>
      </w:r>
    </w:p>
    <w:p w:rsidR="00000000" w:rsidDel="00000000" w:rsidP="00000000" w:rsidRDefault="00000000" w:rsidRPr="00000000" w14:paraId="00000537">
      <w:pPr>
        <w:rPr/>
      </w:pPr>
      <w:r w:rsidDel="00000000" w:rsidR="00000000" w:rsidRPr="00000000">
        <w:rPr>
          <w:rtl w:val="0"/>
        </w:rPr>
        <w:t xml:space="preserve">Recognizing it started with the Save the Children team's facilitated conversations in 1986. Farmers traced the history of their decline, not as victims of circumstance, but as people who had made choices that triggered reinforcing loops: debt led to deforestation led to soil collapse led to more debt.</w:t>
      </w:r>
    </w:p>
    <w:p w:rsidR="00000000" w:rsidDel="00000000" w:rsidP="00000000" w:rsidRDefault="00000000" w:rsidRPr="00000000" w14:paraId="00000538">
      <w:pPr>
        <w:rPr/>
      </w:pPr>
      <w:r w:rsidDel="00000000" w:rsidR="00000000" w:rsidRPr="00000000">
        <w:rPr>
          <w:rtl w:val="0"/>
        </w:rPr>
        <w:t xml:space="preserve">Mapping it happened through collective problem-solving. The community worked backward through the vicious cycles, identifying where the loops could be broken. The answer wasn't a single intervention but an integrated shift: agroforestry to restore soil and food security, community forest management to protect the watershed.</w:t>
      </w:r>
    </w:p>
    <w:p w:rsidR="00000000" w:rsidDel="00000000" w:rsidP="00000000" w:rsidRDefault="00000000" w:rsidRPr="00000000" w14:paraId="00000539">
      <w:pPr>
        <w:rPr/>
      </w:pPr>
      <w:r w:rsidDel="00000000" w:rsidR="00000000" w:rsidRPr="00000000">
        <w:rPr>
          <w:rtl w:val="0"/>
        </w:rPr>
        <w:t xml:space="preserve">Reversing it began with demonstration plots. Thanawm and a few other willing farmers tried agroforestry first, on land their neighbors could observe. Results were tangible within a single growing season: more food, no chemicals, visible improvement.</w:t>
      </w:r>
    </w:p>
    <w:p w:rsidR="00000000" w:rsidDel="00000000" w:rsidP="00000000" w:rsidRDefault="00000000" w:rsidRPr="00000000" w14:paraId="0000053A">
      <w:pPr>
        <w:rPr/>
      </w:pPr>
      <w:r w:rsidDel="00000000" w:rsidR="00000000" w:rsidRPr="00000000">
        <w:rPr>
          <w:rtl w:val="0"/>
        </w:rPr>
        <w:t xml:space="preserve">Locking it in happened through accumulation. Debt paid off. Streams returned. Families stopped leaving for Bangkok. Thanawm founded a regional association that brought the approach to 40 villages.</w:t>
      </w:r>
    </w:p>
    <w:p w:rsidR="00000000" w:rsidDel="00000000" w:rsidP="00000000" w:rsidRDefault="00000000" w:rsidRPr="00000000" w14:paraId="0000053B">
      <w:pPr>
        <w:pStyle w:val="Heading2"/>
        <w:rPr/>
      </w:pPr>
      <w:r w:rsidDel="00000000" w:rsidR="00000000" w:rsidRPr="00000000">
        <w:rPr>
          <w:rtl w:val="0"/>
        </w:rPr>
        <w:t xml:space="preserve">Key Ingredients</w:t>
      </w:r>
    </w:p>
    <w:p w:rsidR="00000000" w:rsidDel="00000000" w:rsidP="00000000" w:rsidRDefault="00000000" w:rsidRPr="00000000" w14:paraId="0000053C">
      <w:pPr>
        <w:rPr/>
      </w:pPr>
      <w:r w:rsidDel="00000000" w:rsidR="00000000" w:rsidRPr="00000000">
        <w:rPr>
          <w:rtl w:val="0"/>
        </w:rPr>
        <w:t xml:space="preserve">Outside stimulation and facilitation was essential, but time-limited by design. Save the Children's most important contribution wasn't technical knowledge; it was facilitating collective diagnosis. They left. The community continued.</w:t>
      </w:r>
    </w:p>
    <w:p w:rsidR="00000000" w:rsidDel="00000000" w:rsidP="00000000" w:rsidRDefault="00000000" w:rsidRPr="00000000" w14:paraId="0000053D">
      <w:pPr>
        <w:rPr/>
      </w:pPr>
      <w:r w:rsidDel="00000000" w:rsidR="00000000" w:rsidRPr="00000000">
        <w:rPr>
          <w:rtl w:val="0"/>
        </w:rPr>
        <w:t xml:space="preserve">Shared community awareness and commitment preceded everything else. Farmers who understood what had happened to their land could own the solution in a way that outside-designed interventions never produce.</w:t>
      </w:r>
    </w:p>
    <w:p w:rsidR="00000000" w:rsidDel="00000000" w:rsidP="00000000" w:rsidRDefault="00000000" w:rsidRPr="00000000" w14:paraId="0000053E">
      <w:pPr>
        <w:rPr/>
      </w:pPr>
      <w:r w:rsidDel="00000000" w:rsidR="00000000" w:rsidRPr="00000000">
        <w:rPr>
          <w:rtl w:val="0"/>
        </w:rPr>
        <w:t xml:space="preserve">Letting nature do the work was the core mechanism of agroforestry. The system succeeded because it mimicked forest structure, allowing ecological processes to restore what chemicals had been trying to replace.</w:t>
      </w:r>
    </w:p>
    <w:p w:rsidR="00000000" w:rsidDel="00000000" w:rsidP="00000000" w:rsidRDefault="00000000" w:rsidRPr="00000000" w14:paraId="0000053F">
      <w:pPr>
        <w:rPr/>
      </w:pPr>
      <w:r w:rsidDel="00000000" w:rsidR="00000000" w:rsidRPr="00000000">
        <w:rPr>
          <w:rtl w:val="0"/>
        </w:rPr>
        <w:t xml:space="preserve">Social and ecological memory gave the approach its foundation. Agroforestry wasn't foreign; it resembled the traditional farming these families had practiced before the export crop push.</w:t>
      </w:r>
    </w:p>
    <w:p w:rsidR="00000000" w:rsidDel="00000000" w:rsidP="00000000" w:rsidRDefault="00000000" w:rsidRPr="00000000" w14:paraId="00000540">
      <w:pPr>
        <w:rPr/>
      </w:pPr>
      <w:r w:rsidDel="00000000" w:rsidR="00000000" w:rsidRPr="00000000">
        <w:rPr>
          <w:rtl w:val="0"/>
        </w:rPr>
        <w:t xml:space="preserve">Enduring commitment of local leadership sustained it after the outside catalyst left. Thanawm kept organizing when there was no institutional support. He did it anyway, and it grew.</w:t>
      </w:r>
    </w:p>
    <w:p w:rsidR="00000000" w:rsidDel="00000000" w:rsidP="00000000" w:rsidRDefault="00000000" w:rsidRPr="00000000" w14:paraId="00000541">
      <w:pPr>
        <w:rPr/>
      </w:pPr>
      <w:r w:rsidDel="00000000" w:rsidR="00000000" w:rsidRPr="00000000">
        <w:rPr>
          <w:rtl w:val="0"/>
        </w:rPr>
        <w:t xml:space="preserve">Research and documentation: Dr. Gerald G. Marten, Amanda Suutari, EcoTipping Points Project. Community partner: Khao Din Village, Nakhon Sawan Province, Thailand.</w:t>
      </w:r>
    </w:p>
    <w:p w:rsidR="00000000" w:rsidDel="00000000" w:rsidP="00000000" w:rsidRDefault="00000000" w:rsidRPr="00000000" w14:paraId="00000542">
      <w:pPr>
        <w:rPr/>
      </w:pPr>
      <w:r w:rsidDel="00000000" w:rsidR="00000000" w:rsidRPr="00000000">
        <w:br w:type="page"/>
      </w:r>
      <w:r w:rsidDel="00000000" w:rsidR="00000000" w:rsidRPr="00000000">
        <w:rPr>
          <w:rtl w:val="0"/>
        </w:rPr>
      </w:r>
    </w:p>
    <w:p w:rsidR="00000000" w:rsidDel="00000000" w:rsidP="00000000" w:rsidRDefault="00000000" w:rsidRPr="00000000" w14:paraId="00000543">
      <w:pPr>
        <w:rPr/>
      </w:pPr>
      <w:r w:rsidDel="00000000" w:rsidR="00000000" w:rsidRPr="00000000">
        <w:rPr>
          <w:b w:val="1"/>
          <w:bCs w:val="1"/>
          <w:color w:val="787878"/>
          <w:sz w:val="18"/>
          <w:szCs w:val="18"/>
          <w:rtl w:val="0"/>
        </w:rPr>
        <w:t xml:space="preserve">SUCCESS STORY</w:t>
      </w:r>
      <w:r w:rsidDel="00000000" w:rsidR="00000000" w:rsidRPr="00000000">
        <w:rPr>
          <w:rtl w:val="0"/>
        </w:rPr>
      </w:r>
    </w:p>
    <w:p w:rsidR="00000000" w:rsidDel="00000000" w:rsidP="00000000" w:rsidRDefault="00000000" w:rsidRPr="00000000" w14:paraId="00000544">
      <w:pPr>
        <w:pStyle w:val="Heading1"/>
        <w:rPr/>
      </w:pPr>
      <w:r w:rsidDel="00000000" w:rsidR="00000000" w:rsidRPr="00000000">
        <w:rPr>
          <w:rtl w:val="0"/>
        </w:rPr>
        <w:t xml:space="preserve">Success Story: Punukula, India</w:t>
      </w:r>
    </w:p>
    <w:p w:rsidR="00000000" w:rsidDel="00000000" w:rsidP="00000000" w:rsidRDefault="00000000" w:rsidRPr="00000000" w14:paraId="00000545">
      <w:pPr>
        <w:rPr/>
      </w:pPr>
      <w:r w:rsidDel="00000000" w:rsidR="00000000" w:rsidRPr="00000000">
        <w:rPr>
          <w:rtl w:val="0"/>
        </w:rPr>
        <w:t xml:space="preserve">Escaping the Pesticide Trap</w:t>
      </w:r>
    </w:p>
    <w:p w:rsidR="00000000" w:rsidDel="00000000" w:rsidP="00000000" w:rsidRDefault="00000000" w:rsidRPr="00000000" w14:paraId="00000546">
      <w:pPr>
        <w:rPr/>
      </w:pPr>
      <w:r w:rsidDel="00000000" w:rsidR="00000000" w:rsidRPr="00000000">
        <w:rPr>
          <w:rtl w:val="0"/>
        </w:rPr>
        <w:t xml:space="preserve">The suicide notes from Andhra Pradesh farmers often mentioned the same thing: debt. By the late 1990s, the state had the highest farmer suicide rate in India. The method of choice was an insecticide cocktail, the same chemicals that had trapped them in debt in the first place.</w:t>
      </w:r>
    </w:p>
    <w:p w:rsidR="00000000" w:rsidDel="00000000" w:rsidP="00000000" w:rsidRDefault="00000000" w:rsidRPr="00000000" w14:paraId="00000547">
      <w:pPr>
        <w:rPr/>
      </w:pPr>
      <w:r w:rsidDel="00000000" w:rsidR="00000000" w:rsidRPr="00000000">
        <w:rPr>
          <w:rtl w:val="0"/>
        </w:rPr>
        <w:t xml:space="preserve">In the village of Punukula, a community of about 900 people, one family's crisis became the turning point. When a prominent elder's son collapsed from acute pesticide poisoning and spent a week unconscious, the hospital bill pushed the family's debt to a breaking point. The elder, Margam Mutthaiah, decided he had nothing left to lose by trying something different.</w:t>
      </w:r>
    </w:p>
    <w:p w:rsidR="00000000" w:rsidDel="00000000" w:rsidP="00000000" w:rsidRDefault="00000000" w:rsidRPr="00000000" w14:paraId="00000548">
      <w:pPr>
        <w:rPr/>
      </w:pPr>
      <w:r w:rsidDel="00000000" w:rsidR="00000000" w:rsidRPr="00000000">
        <w:rPr>
          <w:rtl w:val="0"/>
        </w:rPr>
        <w:t xml:space="preserve">Within two years, every farmer in Punukula had stopped using chemical pesticides. Within a decade, 340,000 farmers across 3,170 villages had followed the same path.</w:t>
      </w:r>
    </w:p>
    <w:p w:rsidR="00000000" w:rsidDel="00000000" w:rsidP="00000000" w:rsidRDefault="00000000" w:rsidRPr="00000000" w14:paraId="00000549">
      <w:pPr>
        <w:pStyle w:val="Heading2"/>
        <w:rPr/>
      </w:pPr>
      <w:r w:rsidDel="00000000" w:rsidR="00000000" w:rsidRPr="00000000">
        <w:rPr>
          <w:rtl w:val="0"/>
        </w:rPr>
        <w:t xml:space="preserve">The Trap</w:t>
      </w:r>
    </w:p>
    <w:p w:rsidR="00000000" w:rsidDel="00000000" w:rsidP="00000000" w:rsidRDefault="00000000" w:rsidRPr="00000000" w14:paraId="0000054A">
      <w:pPr>
        <w:rPr/>
      </w:pPr>
      <w:r w:rsidDel="00000000" w:rsidR="00000000" w:rsidRPr="00000000">
        <w:rPr>
          <w:rtl w:val="0"/>
        </w:rPr>
        <w:t xml:space="preserve">Cotton arrived in Andhra Pradesh in the early 1980s with the promise of cash income. Small-scale farmers who had grown millet, sorghum, peanuts, and vegetables for home consumption and local sale saw an opportunity. Growing cotton required pesticides and chemical fertilizers. For guidance, they relied on local agrochemical dealers who sold seeds, chemicals, and fertilizers on credit and offered advice supplied by the multinational companies behind the products.</w:t>
      </w:r>
    </w:p>
    <w:p w:rsidR="00000000" w:rsidDel="00000000" w:rsidP="00000000" w:rsidRDefault="00000000" w:rsidRPr="00000000" w14:paraId="0000054B">
      <w:pPr>
        <w:rPr/>
      </w:pPr>
      <w:r w:rsidDel="00000000" w:rsidR="00000000" w:rsidRPr="00000000">
        <w:rPr>
          <w:rtl w:val="0"/>
        </w:rPr>
        <w:t xml:space="preserve">The early years worked. Yields were strong, debt was manageable, money was new. Then the pests arrived — bollworms, leafworms, aphids — and the chemistry that had seemed so powerful started losing the battle. Repeated spraying killed the most susceptible insects and left the resistant ones to reproduce. As resistance spread through pest populations, farmers sprayed more often and mixed more chemicals, sometimes combining ten different insecticides in a single application. The spraying killed the birds, wasps, beetles, and spiders that had previously controlled pests naturally.</w:t>
      </w:r>
    </w:p>
    <w:p w:rsidR="00000000" w:rsidDel="00000000" w:rsidP="00000000" w:rsidRDefault="00000000" w:rsidRPr="00000000" w14:paraId="0000054C">
      <w:pPr>
        <w:rPr/>
      </w:pPr>
      <w:r w:rsidDel="00000000" w:rsidR="00000000" w:rsidRPr="00000000">
        <w:rPr>
          <w:rtl w:val="0"/>
        </w:rPr>
        <w:t xml:space="preserve">The trap closed in every direction. Pesticide costs escalated as chemical fertilizers became necessary to compensate for soil stripped of natural fertility. The cost of producing cotton exceeded what cotton sold for. Debt compounded. Children went into indentured labor to service family debts. Education stopped. Everyone on the farm sprayed toxic chemicals by hand, and chronic headaches, nausea, skin problems, and neurological damage became ordinary facts of life.</w:t>
      </w:r>
    </w:p>
    <w:p w:rsidR="00000000" w:rsidDel="00000000" w:rsidP="00000000" w:rsidRDefault="00000000" w:rsidRPr="00000000" w14:paraId="0000054D">
      <w:pPr>
        <w:pStyle w:val="Heading2"/>
        <w:rPr/>
      </w:pPr>
      <w:r w:rsidDel="00000000" w:rsidR="00000000" w:rsidRPr="00000000">
        <w:rPr>
          <w:rtl w:val="0"/>
        </w:rPr>
        <w:t xml:space="preserve">One Farmer, One Season</w:t>
      </w:r>
    </w:p>
    <w:p w:rsidR="00000000" w:rsidDel="00000000" w:rsidP="00000000" w:rsidRDefault="00000000" w:rsidRPr="00000000" w14:paraId="0000054E">
      <w:pPr>
        <w:rPr/>
      </w:pPr>
      <w:r w:rsidDel="00000000" w:rsidR="00000000" w:rsidRPr="00000000">
        <w:rPr>
          <w:rtl w:val="0"/>
        </w:rPr>
        <w:t xml:space="preserve">Around 1998, a nonprofit worker named Karnati Venu Madhav began talking to Punukula farmers about Non-Pesticide Management (NPM), a pest control approach developed by the Center for Sustainable Agriculture using neem and other natural methods. SECURE arranged for some villagers to travel 400 kilometers to see a farm where NPM was actually working. They saw it with their own eyes. They remained skeptical.</w:t>
      </w:r>
    </w:p>
    <w:p w:rsidR="00000000" w:rsidDel="00000000" w:rsidP="00000000" w:rsidRDefault="00000000" w:rsidRPr="00000000" w14:paraId="0000054F">
      <w:pPr>
        <w:rPr/>
      </w:pPr>
      <w:r w:rsidDel="00000000" w:rsidR="00000000" w:rsidRPr="00000000">
        <w:rPr>
          <w:rtl w:val="0"/>
        </w:rPr>
        <w:t xml:space="preserve">Then Mutthaiah's son nearly died. The hospital bill was the last straw. Mutthaiah, a respected village elder with deep agricultural debt, agreed to try NPM on his fields.</w:t>
      </w:r>
    </w:p>
    <w:p w:rsidR="00000000" w:rsidDel="00000000" w:rsidP="00000000" w:rsidRDefault="00000000" w:rsidRPr="00000000" w14:paraId="00000550">
      <w:pPr>
        <w:rPr/>
      </w:pPr>
      <w:r w:rsidDel="00000000" w:rsidR="00000000" w:rsidRPr="00000000">
        <w:rPr>
          <w:rtl w:val="0"/>
        </w:rPr>
        <w:t xml:space="preserve">Neem, a common tree throughout India, was the foundation. Its natural compounds interfere with insect feeding, growth, and egg production without harming birds, predatory insects, or humans. Seeds are ground to powder, soaked in water, and sprayed every ten days. Complementing the neem: chili-garlic spray for severe infestations, cow dung and urine mixture to deter sucking insects, a naturally occurring virus that kills bollworms, trap crops planted at field margins to draw pests away from cotton, sticky boards for whiteflies, bonfires on moonless nights to attract moths, bird perches to enlist natural predators. Vermicompost to rebuild soil fertility without chemicals.</w:t>
      </w:r>
    </w:p>
    <w:p w:rsidR="00000000" w:rsidDel="00000000" w:rsidP="00000000" w:rsidRDefault="00000000" w:rsidRPr="00000000" w14:paraId="00000551">
      <w:pPr>
        <w:rPr/>
      </w:pPr>
      <w:r w:rsidDel="00000000" w:rsidR="00000000" w:rsidRPr="00000000">
        <w:rPr>
          <w:rtl w:val="0"/>
        </w:rPr>
        <w:t xml:space="preserve">Mutthaiah's harvest was as good as his neighbors' who were still spraying, and he hadn't spent money on insecticides. Twenty farmers tried NPM the following season. The results held. By 2000, every farmer in Punukula used NPM on cotton. In 2004, the village council formally declared Punukula pesticide-free.</w:t>
      </w:r>
    </w:p>
    <w:p w:rsidR="00000000" w:rsidDel="00000000" w:rsidP="00000000" w:rsidRDefault="00000000" w:rsidRPr="00000000" w14:paraId="00000552">
      <w:pPr>
        <w:pStyle w:val="Heading2"/>
        <w:rPr/>
      </w:pPr>
      <w:r w:rsidDel="00000000" w:rsidR="00000000" w:rsidRPr="00000000">
        <w:rPr>
          <w:rtl w:val="0"/>
        </w:rPr>
        <w:t xml:space="preserve">What Came Back</w:t>
      </w:r>
    </w:p>
    <w:p w:rsidR="00000000" w:rsidDel="00000000" w:rsidP="00000000" w:rsidRDefault="00000000" w:rsidRPr="00000000" w14:paraId="00000553">
      <w:pPr>
        <w:rPr/>
      </w:pPr>
      <w:r w:rsidDel="00000000" w:rsidR="00000000" w:rsidRPr="00000000">
        <w:rPr>
          <w:rtl w:val="0"/>
        </w:rPr>
        <w:t xml:space="preserve">Pest predator populations recovered once the chemicals stopped. As birds, wasps, and beetles returned, even neem applications became less necessary; nature reasserted its own control. Medical expenses dropped. Debt became payable. When dealers tried to demand immediate full repayment, the village negotiated collectively and won.</w:t>
      </w:r>
    </w:p>
    <w:p w:rsidR="00000000" w:rsidDel="00000000" w:rsidP="00000000" w:rsidRDefault="00000000" w:rsidRPr="00000000" w14:paraId="00000554">
      <w:pPr>
        <w:rPr/>
      </w:pPr>
      <w:r w:rsidDel="00000000" w:rsidR="00000000" w:rsidRPr="00000000">
        <w:rPr>
          <w:rtl w:val="0"/>
        </w:rPr>
        <w:t xml:space="preserve">Freed indentured children returned to school through special catch-up courses. Women who had gathered and processed neem for their own farms began selling neem and other NPM materials to villages across the region, a new income source and a new source of standing. The village set up a marketing cooperative when dealers tried to underpay for NPM cotton. They lobbied government. They built a small cotton ginning operation.</w:t>
      </w:r>
    </w:p>
    <w:p w:rsidR="00000000" w:rsidDel="00000000" w:rsidP="00000000" w:rsidRDefault="00000000" w:rsidRPr="00000000" w14:paraId="00000555">
      <w:pPr>
        <w:rPr/>
      </w:pPr>
      <w:r w:rsidDel="00000000" w:rsidR="00000000" w:rsidRPr="00000000">
        <w:rPr>
          <w:rtl w:val="0"/>
        </w:rPr>
        <w:t xml:space="preserve">The suicide epidemic ended.</w:t>
      </w:r>
    </w:p>
    <w:p w:rsidR="00000000" w:rsidDel="00000000" w:rsidP="00000000" w:rsidRDefault="00000000" w:rsidRPr="00000000" w14:paraId="00000556">
      <w:pPr>
        <w:rPr/>
      </w:pPr>
      <w:r w:rsidDel="00000000" w:rsidR="00000000" w:rsidRPr="00000000">
        <w:rPr>
          <w:rtl w:val="0"/>
        </w:rPr>
        <w:t xml:space="preserve">Punukula became a destination. Thousands of farmers from other villages came to see what had happened. Multinational pesticide corporations lobbied the state government to suppress NPM. The government did the opposite, incorporating NPM into its statewide rural development program and disseminating it through women's self-help groups. By 2008, 340,000 farmers across 3,170 villages were using NPM on nearly a million acres.</w:t>
      </w:r>
    </w:p>
    <w:p w:rsidR="00000000" w:rsidDel="00000000" w:rsidP="00000000" w:rsidRDefault="00000000" w:rsidRPr="00000000" w14:paraId="00000557">
      <w:pPr>
        <w:pStyle w:val="Heading2"/>
        <w:rPr/>
      </w:pPr>
      <w:r w:rsidDel="00000000" w:rsidR="00000000" w:rsidRPr="00000000">
        <w:rPr>
          <w:rtl w:val="0"/>
        </w:rPr>
        <w:t xml:space="preserve">How the System Changed</w:t>
      </w:r>
    </w:p>
    <w:p w:rsidR="00000000" w:rsidDel="00000000" w:rsidP="00000000" w:rsidRDefault="00000000" w:rsidRPr="00000000" w14:paraId="00000558">
      <w:pPr>
        <w:rPr/>
      </w:pPr>
      <w:r w:rsidDel="00000000" w:rsidR="00000000" w:rsidRPr="00000000">
        <w:rPr>
          <w:rtl w:val="0"/>
        </w:rPr>
        <w:t xml:space="preserve">Recognizing it began with the visit to a working NPM farm 400 kilometers away. Seeing wasn't enough to overcome skepticism, but it established that escape was possible. What actually broke through was a personal crisis: Mutthaiah's son's poisoning made the cost of staying in the system undeniable.</w:t>
      </w:r>
    </w:p>
    <w:p w:rsidR="00000000" w:rsidDel="00000000" w:rsidP="00000000" w:rsidRDefault="00000000" w:rsidRPr="00000000" w14:paraId="00000559">
      <w:pPr>
        <w:rPr/>
      </w:pPr>
      <w:r w:rsidDel="00000000" w:rsidR="00000000" w:rsidRPr="00000000">
        <w:rPr>
          <w:rtl w:val="0"/>
        </w:rPr>
        <w:t xml:space="preserve">Mapping it had already been done by the Center for Sustainable Agriculture. The feedback loops were well understood: pesticide use killed natural predators, which increased pest pressure, which required more pesticides, which increased resistance. The map pointed clearly to the lever: restore natural predator populations by eliminating chemicals.</w:t>
      </w:r>
    </w:p>
    <w:p w:rsidR="00000000" w:rsidDel="00000000" w:rsidP="00000000" w:rsidRDefault="00000000" w:rsidRPr="00000000" w14:paraId="0000055A">
      <w:pPr>
        <w:rPr/>
      </w:pPr>
      <w:r w:rsidDel="00000000" w:rsidR="00000000" w:rsidRPr="00000000">
        <w:rPr>
          <w:rtl w:val="0"/>
        </w:rPr>
        <w:t xml:space="preserve">Reversing it required solving a collective action problem first. Individual farmers couldn't switch to NPM safely while neighbors continued spraying. SECURE's presence in the village enabled the coordinated conversion that made individual risk manageable.</w:t>
      </w:r>
    </w:p>
    <w:p w:rsidR="00000000" w:rsidDel="00000000" w:rsidP="00000000" w:rsidRDefault="00000000" w:rsidRPr="00000000" w14:paraId="0000055B">
      <w:pPr>
        <w:rPr/>
      </w:pPr>
      <w:r w:rsidDel="00000000" w:rsidR="00000000" w:rsidRPr="00000000">
        <w:rPr>
          <w:rtl w:val="0"/>
        </w:rPr>
        <w:t xml:space="preserve">Locking it in happened on multiple fronts simultaneously. The village council's formal pesticide-free declaration in 2004 made the change institutional. The women's neem supply network created economic stakes in NPM's continuation. The marketing cooperative meant farmers no longer depended on the dealers who had trapped them.</w:t>
      </w:r>
    </w:p>
    <w:p w:rsidR="00000000" w:rsidDel="00000000" w:rsidP="00000000" w:rsidRDefault="00000000" w:rsidRPr="00000000" w14:paraId="0000055C">
      <w:pPr>
        <w:rPr/>
      </w:pPr>
      <w:r w:rsidDel="00000000" w:rsidR="00000000" w:rsidRPr="00000000">
        <w:rPr>
          <w:rtl w:val="0"/>
        </w:rPr>
        <w:t xml:space="preserve">The spread beyond Punukula came through visibility and government alignment. When the state government chose to promote rather than suppress NPM, the infrastructure of women's self-help groups provided a distribution network that no nonprofit could have built.</w:t>
      </w:r>
    </w:p>
    <w:p w:rsidR="00000000" w:rsidDel="00000000" w:rsidP="00000000" w:rsidRDefault="00000000" w:rsidRPr="00000000" w14:paraId="0000055D">
      <w:pPr>
        <w:pStyle w:val="Heading2"/>
        <w:rPr/>
      </w:pPr>
      <w:r w:rsidDel="00000000" w:rsidR="00000000" w:rsidRPr="00000000">
        <w:rPr>
          <w:rtl w:val="0"/>
        </w:rPr>
        <w:t xml:space="preserve">Key Ingredients</w:t>
      </w:r>
    </w:p>
    <w:p w:rsidR="00000000" w:rsidDel="00000000" w:rsidP="00000000" w:rsidRDefault="00000000" w:rsidRPr="00000000" w14:paraId="0000055E">
      <w:pPr>
        <w:rPr/>
      </w:pPr>
      <w:r w:rsidDel="00000000" w:rsidR="00000000" w:rsidRPr="00000000">
        <w:rPr>
          <w:rtl w:val="0"/>
        </w:rPr>
        <w:t xml:space="preserve">Outside stimulation and facilitation was the ignition, not the engine. SECURE's most important act was helping farmers understand a system they were already living inside, giving them the conceptual tools to see the trap as a trap.</w:t>
      </w:r>
    </w:p>
    <w:p w:rsidR="00000000" w:rsidDel="00000000" w:rsidP="00000000" w:rsidRDefault="00000000" w:rsidRPr="00000000" w14:paraId="0000055F">
      <w:pPr>
        <w:rPr/>
      </w:pPr>
      <w:r w:rsidDel="00000000" w:rsidR="00000000" w:rsidRPr="00000000">
        <w:rPr>
          <w:rtl w:val="0"/>
        </w:rPr>
        <w:t xml:space="preserve">Letting nature do the work was literal here. NPM succeeded because it restored the ecological relationships that chemical farming had destroyed. Once predator populations recovered, the system's own dynamics shifted in favor of the farmers.</w:t>
      </w:r>
    </w:p>
    <w:p w:rsidR="00000000" w:rsidDel="00000000" w:rsidP="00000000" w:rsidRDefault="00000000" w:rsidRPr="00000000" w14:paraId="00000560">
      <w:pPr>
        <w:rPr/>
      </w:pPr>
      <w:r w:rsidDel="00000000" w:rsidR="00000000" w:rsidRPr="00000000">
        <w:rPr>
          <w:rtl w:val="0"/>
        </w:rPr>
        <w:t xml:space="preserve">Social and ecological memory made the transition thinkable. NPM wasn't a foreign technology; it was a modern, systematic version of traditional farming that preceded chemical agriculture. Neem had been used in India for centuries.</w:t>
      </w:r>
    </w:p>
    <w:p w:rsidR="00000000" w:rsidDel="00000000" w:rsidP="00000000" w:rsidRDefault="00000000" w:rsidRPr="00000000" w14:paraId="00000561">
      <w:pPr>
        <w:rPr/>
      </w:pPr>
      <w:r w:rsidDel="00000000" w:rsidR="00000000" w:rsidRPr="00000000">
        <w:rPr>
          <w:rtl w:val="0"/>
        </w:rPr>
        <w:t xml:space="preserve">Overcoming social obstacles required collective action that individual farmers couldn't achieve alone. The dealer debt system was designed to make exit impossible. The village's united front against dealer pressure, negotiating collectively rather than each family facing intimidation alone, was what made debt resolution possible.</w:t>
      </w:r>
    </w:p>
    <w:p w:rsidR="00000000" w:rsidDel="00000000" w:rsidP="00000000" w:rsidRDefault="00000000" w:rsidRPr="00000000" w14:paraId="00000562">
      <w:pPr>
        <w:rPr/>
      </w:pPr>
      <w:r w:rsidDel="00000000" w:rsidR="00000000" w:rsidRPr="00000000">
        <w:rPr>
          <w:rtl w:val="0"/>
        </w:rPr>
        <w:t xml:space="preserve">Shared community awareness and commitment was built as much by women as by male farmers. Women had been spraying chemicals alongside their husbands and children. Their pressure on reluctant husbands to adopt NPM, and their subsequent role in producing and distributing NPM materials across the region, turned a farming technique into a community transformation.</w:t>
      </w:r>
    </w:p>
    <w:p w:rsidR="00000000" w:rsidDel="00000000" w:rsidP="00000000" w:rsidRDefault="00000000" w:rsidRPr="00000000" w14:paraId="00000563">
      <w:pPr>
        <w:rPr/>
      </w:pPr>
      <w:r w:rsidDel="00000000" w:rsidR="00000000" w:rsidRPr="00000000">
        <w:rPr>
          <w:rtl w:val="0"/>
        </w:rPr>
        <w:t xml:space="preserve">Building resilience compounded with each new initiative. Debt clearance improved financial resilience. Diverse income streams reduced vulnerability to any single point of failure. What started as a farming technique became the foundation of a community that knew how to organize, negotiate, and win.</w:t>
      </w:r>
    </w:p>
    <w:p w:rsidR="00000000" w:rsidDel="00000000" w:rsidP="00000000" w:rsidRDefault="00000000" w:rsidRPr="00000000" w14:paraId="00000564">
      <w:pPr>
        <w:rPr/>
      </w:pPr>
      <w:r w:rsidDel="00000000" w:rsidR="00000000" w:rsidRPr="00000000">
        <w:rPr>
          <w:rtl w:val="0"/>
        </w:rPr>
        <w:t xml:space="preserve">Research and documentation: Dr. Gerald G. Marten, EcoTipping Points Project. Community partner: Punukula Village, Andhra Pradesh, India; Center for Sustainable Agriculture, Hyderabad.</w:t>
      </w:r>
    </w:p>
    <w:p w:rsidR="00000000" w:rsidDel="00000000" w:rsidP="00000000" w:rsidRDefault="00000000" w:rsidRPr="00000000" w14:paraId="00000565">
      <w:pPr>
        <w:rPr/>
      </w:pPr>
      <w:r w:rsidDel="00000000" w:rsidR="00000000" w:rsidRPr="00000000">
        <w:rPr>
          <w:b w:val="1"/>
          <w:bCs w:val="1"/>
          <w:color w:val="787878"/>
          <w:sz w:val="18"/>
          <w:szCs w:val="18"/>
          <w:rtl w:val="0"/>
        </w:rPr>
        <w:t xml:space="preserve">COMMUNITY SESSIONS</w:t>
      </w:r>
      <w:r w:rsidDel="00000000" w:rsidR="00000000" w:rsidRPr="00000000">
        <w:rPr>
          <w:rtl w:val="0"/>
        </w:rPr>
      </w:r>
    </w:p>
    <w:p w:rsidR="00000000" w:rsidDel="00000000" w:rsidP="00000000" w:rsidRDefault="00000000" w:rsidRPr="00000000" w14:paraId="00000566">
      <w:pPr>
        <w:pStyle w:val="Heading1"/>
        <w:rPr/>
      </w:pPr>
      <w:r w:rsidDel="00000000" w:rsidR="00000000" w:rsidRPr="00000000">
        <w:rPr>
          <w:rtl w:val="0"/>
        </w:rPr>
        <w:t xml:space="preserve">Community Sessions</w:t>
      </w:r>
    </w:p>
    <w:p w:rsidR="00000000" w:rsidDel="00000000" w:rsidP="00000000" w:rsidRDefault="00000000" w:rsidRPr="00000000" w14:paraId="00000567">
      <w:pPr>
        <w:rPr/>
      </w:pPr>
      <w:r w:rsidDel="00000000" w:rsidR="00000000" w:rsidRPr="00000000">
        <w:rPr>
          <w:rtl w:val="0"/>
        </w:rPr>
        <w:t xml:space="preserve">Structured facilitation guides for NGO practitioners running community workshops that turn systems understanding into collective action.</w:t>
      </w:r>
    </w:p>
    <w:p w:rsidR="00000000" w:rsidDel="00000000" w:rsidP="00000000" w:rsidRDefault="00000000" w:rsidRPr="00000000" w14:paraId="00000568">
      <w:pPr>
        <w:rPr/>
      </w:pPr>
      <w:r w:rsidDel="00000000" w:rsidR="00000000" w:rsidRPr="00000000">
        <w:rPr>
          <w:rtl w:val="0"/>
        </w:rPr>
        <w:t xml:space="preserve">The systems thinking tool helps a community understand their situation. These sessions are where they do something about it.</w:t>
      </w:r>
    </w:p>
    <w:p w:rsidR="00000000" w:rsidDel="00000000" w:rsidP="00000000" w:rsidRDefault="00000000" w:rsidRPr="00000000" w14:paraId="00000569">
      <w:pPr>
        <w:rPr/>
      </w:pPr>
      <w:r w:rsidDel="00000000" w:rsidR="00000000" w:rsidRPr="00000000">
        <w:rPr>
          <w:rtl w:val="0"/>
        </w:rPr>
        <w:t xml:space="preserve">Map It and Reverse It are structured facilitation guides for NGO practitioners running community workshops. Each session builds on the last: Map It produces a shared diagram of how the community's ecological and social problems connect and reinforce each other. Reverse It uses that diagram to find where an intervention could actually shift the system.</w:t>
      </w:r>
    </w:p>
    <w:p w:rsidR="00000000" w:rsidDel="00000000" w:rsidP="00000000" w:rsidRDefault="00000000" w:rsidRPr="00000000" w14:paraId="0000056A">
      <w:pPr>
        <w:rPr/>
      </w:pPr>
      <w:r w:rsidDel="00000000" w:rsidR="00000000" w:rsidRPr="00000000">
        <w:rPr>
          <w:rtl w:val="0"/>
        </w:rPr>
        <w:t xml:space="preserve">Both guides are designed to be run by a facilitating NGO with moderate facilitation experience. They work alongside the EcoTipping Points systems thinking framework, not as a replacement for local knowledge: the community's own understanding of their situation is what drives the process. Slide decks for each session are available on the Map It and Reverse It pages; review them before you run each session, not for the first time in the room with the community members.</w:t>
      </w:r>
    </w:p>
    <w:p w:rsidR="00000000" w:rsidDel="00000000" w:rsidP="00000000" w:rsidRDefault="00000000" w:rsidRPr="00000000" w14:paraId="0000056B">
      <w:pPr>
        <w:pStyle w:val="Heading3"/>
        <w:rPr/>
      </w:pPr>
      <w:r w:rsidDel="00000000" w:rsidR="00000000" w:rsidRPr="00000000">
        <w:rPr>
          <w:rtl w:val="0"/>
        </w:rPr>
        <w:t xml:space="preserve">01 — Map It</w:t>
      </w:r>
    </w:p>
    <w:p w:rsidR="00000000" w:rsidDel="00000000" w:rsidP="00000000" w:rsidRDefault="00000000" w:rsidRPr="00000000" w14:paraId="0000056C">
      <w:pPr>
        <w:rPr/>
      </w:pPr>
      <w:r w:rsidDel="00000000" w:rsidR="00000000" w:rsidRPr="00000000">
        <w:rPr>
          <w:rtl w:val="0"/>
        </w:rPr>
        <w:t xml:space="preserve">A community mapping session produces a shared diagram showing how ecological and social problems connect and reinforce each other, and where a change might find traction.</w:t>
      </w:r>
    </w:p>
    <w:p w:rsidR="00000000" w:rsidDel="00000000" w:rsidP="00000000" w:rsidRDefault="00000000" w:rsidRPr="00000000" w14:paraId="0000056D">
      <w:pPr>
        <w:pStyle w:val="Heading3"/>
        <w:rPr/>
      </w:pPr>
      <w:r w:rsidDel="00000000" w:rsidR="00000000" w:rsidRPr="00000000">
        <w:rPr>
          <w:rtl w:val="0"/>
        </w:rPr>
        <w:t xml:space="preserve">02 — Reverse It</w:t>
      </w:r>
    </w:p>
    <w:p w:rsidR="00000000" w:rsidDel="00000000" w:rsidP="00000000" w:rsidRDefault="00000000" w:rsidRPr="00000000" w14:paraId="0000056E">
      <w:pPr>
        <w:rPr/>
      </w:pPr>
      <w:r w:rsidDel="00000000" w:rsidR="00000000" w:rsidRPr="00000000">
        <w:rPr>
          <w:rtl w:val="0"/>
        </w:rPr>
        <w:t xml:space="preserve">This session uses the map the community built to find where and how to intervene. You're working toward a shortlist of 1–3 candidate interventions specific enough to plan a first step.</w:t>
      </w:r>
    </w:p>
    <w:p w:rsidR="00000000" w:rsidDel="00000000" w:rsidP="00000000" w:rsidRDefault="00000000" w:rsidRPr="00000000" w14:paraId="0000056F">
      <w:pPr>
        <w:rPr/>
      </w:pPr>
      <w:r w:rsidDel="00000000" w:rsidR="00000000" w:rsidRPr="00000000">
        <w:br w:type="page"/>
      </w:r>
      <w:r w:rsidDel="00000000" w:rsidR="00000000" w:rsidRPr="00000000">
        <w:rPr>
          <w:rtl w:val="0"/>
        </w:rPr>
      </w:r>
    </w:p>
    <w:p w:rsidR="00000000" w:rsidDel="00000000" w:rsidP="00000000" w:rsidRDefault="00000000" w:rsidRPr="00000000" w14:paraId="00000570">
      <w:pPr>
        <w:rPr/>
      </w:pPr>
      <w:r w:rsidDel="00000000" w:rsidR="00000000" w:rsidRPr="00000000">
        <w:rPr>
          <w:b w:val="1"/>
          <w:bCs w:val="1"/>
          <w:color w:val="787878"/>
          <w:sz w:val="18"/>
          <w:szCs w:val="18"/>
          <w:rtl w:val="0"/>
        </w:rPr>
        <w:t xml:space="preserve">COMMUNITY SESSIONS</w:t>
      </w:r>
      <w:r w:rsidDel="00000000" w:rsidR="00000000" w:rsidRPr="00000000">
        <w:rPr>
          <w:rtl w:val="0"/>
        </w:rPr>
      </w:r>
    </w:p>
    <w:p w:rsidR="00000000" w:rsidDel="00000000" w:rsidP="00000000" w:rsidRDefault="00000000" w:rsidRPr="00000000" w14:paraId="00000571">
      <w:pPr>
        <w:pStyle w:val="Heading1"/>
        <w:rPr/>
      </w:pPr>
      <w:r w:rsidDel="00000000" w:rsidR="00000000" w:rsidRPr="00000000">
        <w:rPr>
          <w:rtl w:val="0"/>
        </w:rPr>
        <w:t xml:space="preserve">Map It</w:t>
      </w:r>
    </w:p>
    <w:p w:rsidR="00000000" w:rsidDel="00000000" w:rsidP="00000000" w:rsidRDefault="00000000" w:rsidRPr="00000000" w14:paraId="00000572">
      <w:pPr>
        <w:rPr/>
      </w:pPr>
      <w:r w:rsidDel="00000000" w:rsidR="00000000" w:rsidRPr="00000000">
        <w:rPr>
          <w:rtl w:val="0"/>
        </w:rPr>
        <w:t xml:space="preserve">A structured facilitation guide for producing a shared diagram of how a community's ecological and social problems connect and reinforce each other.</w:t>
      </w:r>
    </w:p>
    <w:p w:rsidR="00000000" w:rsidDel="00000000" w:rsidP="00000000" w:rsidRDefault="00000000" w:rsidRPr="00000000" w14:paraId="00000573">
      <w:pPr>
        <w:shd w:fill="f2f3f4" w:val="clear"/>
        <w:ind w:left="360" w:right="360" w:firstLine="0"/>
        <w:rPr/>
      </w:pPr>
      <w:r w:rsidDel="00000000" w:rsidR="00000000" w:rsidRPr="00000000">
        <w:rPr>
          <w:b w:val="1"/>
          <w:bCs w:val="1"/>
          <w:rtl w:val="0"/>
        </w:rPr>
        <w:t xml:space="preserve">Session Guide</w:t>
      </w:r>
      <w:r w:rsidDel="00000000" w:rsidR="00000000" w:rsidRPr="00000000">
        <w:rPr>
          <w:rtl w:val="0"/>
        </w:rPr>
      </w:r>
    </w:p>
    <w:p w:rsidR="00000000" w:rsidDel="00000000" w:rsidP="00000000" w:rsidRDefault="00000000" w:rsidRPr="00000000" w14:paraId="00000574">
      <w:pPr>
        <w:shd w:fill="f2f3f4" w:val="clear"/>
        <w:ind w:left="360" w:right="360" w:firstLine="0"/>
        <w:rPr/>
      </w:pPr>
      <w:r w:rsidDel="00000000" w:rsidR="00000000" w:rsidRPr="00000000">
        <w:rPr>
          <w:rFonts w:ascii="Arial Unicode MS" w:cs="Arial Unicode MS" w:eastAsia="Arial Unicode MS" w:hAnsi="Arial Unicode MS"/>
          <w:rtl w:val="0"/>
        </w:rPr>
        <w:t xml:space="preserve">↓ Download as PDF — A printable version of this page to take into the field.</w:t>
      </w:r>
    </w:p>
    <w:p w:rsidR="00000000" w:rsidDel="00000000" w:rsidP="00000000" w:rsidRDefault="00000000" w:rsidRPr="00000000" w14:paraId="00000575">
      <w:pPr>
        <w:shd w:fill="f2f3f4" w:val="clear"/>
        <w:ind w:left="360" w:right="360" w:firstLine="0"/>
        <w:rPr/>
      </w:pPr>
      <w:r w:rsidDel="00000000" w:rsidR="00000000" w:rsidRPr="00000000">
        <w:rPr>
          <w:rFonts w:ascii="Arial Unicode MS" w:cs="Arial Unicode MS" w:eastAsia="Arial Unicode MS" w:hAnsi="Arial Unicode MS"/>
          <w:rtl w:val="0"/>
        </w:rPr>
        <w:t xml:space="preserve">↓ Map It: Case Study Slides — Step-by-step walkthrough of a real vicious cycle map, built from an ETP case story.</w:t>
      </w:r>
    </w:p>
    <w:p w:rsidR="00000000" w:rsidDel="00000000" w:rsidP="00000000" w:rsidRDefault="00000000" w:rsidRPr="00000000" w14:paraId="00000576">
      <w:pPr>
        <w:rPr/>
      </w:pPr>
      <w:r w:rsidDel="00000000" w:rsidR="00000000" w:rsidRPr="00000000">
        <w:rPr>
          <w:rtl w:val="0"/>
        </w:rPr>
        <w:t xml:space="preserve">A community mapping session produces a shared diagram showing how the community's ecological and social problems connect and reinforce each other, and where a change might find traction. Collective knowledge is essential, but building it together in the room creates shared understanding and anchors commitment to whatever comes next. People who helped draw the map will engage with it differently than people who were handed one.</w:t>
      </w:r>
    </w:p>
    <w:p w:rsidR="00000000" w:rsidDel="00000000" w:rsidP="00000000" w:rsidRDefault="00000000" w:rsidRPr="00000000" w14:paraId="00000577">
      <w:pPr>
        <w:pStyle w:val="Heading2"/>
        <w:rPr/>
      </w:pPr>
      <w:r w:rsidDel="00000000" w:rsidR="00000000" w:rsidRPr="00000000">
        <w:rPr>
          <w:rtl w:val="0"/>
        </w:rPr>
        <w:t xml:space="preserve">Step 1: Agree on the Problem</w:t>
      </w:r>
    </w:p>
    <w:p w:rsidR="00000000" w:rsidDel="00000000" w:rsidP="00000000" w:rsidRDefault="00000000" w:rsidRPr="00000000" w14:paraId="00000578">
      <w:pPr>
        <w:rPr/>
      </w:pPr>
      <w:r w:rsidDel="00000000" w:rsidR="00000000" w:rsidRPr="00000000">
        <w:rPr>
          <w:rtl w:val="0"/>
        </w:rPr>
        <w:t xml:space="preserve">Before gathering losses, get the group to a shared starting point. This takes ten minutes and prevents the session from fracturing into separate threads later.</w:t>
      </w:r>
    </w:p>
    <w:p w:rsidR="00000000" w:rsidDel="00000000" w:rsidP="00000000" w:rsidRDefault="00000000" w:rsidRPr="00000000" w14:paraId="00000579">
      <w:pPr>
        <w:rPr/>
      </w:pPr>
      <w:r w:rsidDel="00000000" w:rsidR="00000000" w:rsidRPr="00000000">
        <w:rPr>
          <w:rtl w:val="0"/>
        </w:rPr>
        <w:t xml:space="preserve">Ask: "In one sentence, what is the main problem this community is facing?" Write responses. If they diverge, find the common thread and name it. Write it at the top of the paper as the agreed framing for the session.</w:t>
      </w:r>
    </w:p>
    <w:p w:rsidR="00000000" w:rsidDel="00000000" w:rsidP="00000000" w:rsidRDefault="00000000" w:rsidRPr="00000000" w14:paraId="0000057A">
      <w:pPr>
        <w:pStyle w:val="Heading2"/>
        <w:rPr/>
      </w:pPr>
      <w:r w:rsidDel="00000000" w:rsidR="00000000" w:rsidRPr="00000000">
        <w:rPr>
          <w:rtl w:val="0"/>
        </w:rPr>
        <w:t xml:space="preserve">Step 2: Open with Loss, Not Process</w:t>
      </w:r>
    </w:p>
    <w:p w:rsidR="00000000" w:rsidDel="00000000" w:rsidP="00000000" w:rsidRDefault="00000000" w:rsidRPr="00000000" w14:paraId="0000057B">
      <w:pPr>
        <w:rPr/>
      </w:pPr>
      <w:r w:rsidDel="00000000" w:rsidR="00000000" w:rsidRPr="00000000">
        <w:rPr>
          <w:rtl w:val="0"/>
        </w:rPr>
        <w:t xml:space="preserve">Don't explain the exercise upfront. Start with a concrete question about lived experience:</w:t>
      </w:r>
    </w:p>
    <w:p w:rsidR="00000000" w:rsidDel="00000000" w:rsidP="00000000" w:rsidRDefault="00000000" w:rsidRPr="00000000" w14:paraId="0000057C">
      <w:pPr>
        <w:rPr/>
      </w:pPr>
      <w:r w:rsidDel="00000000" w:rsidR="00000000" w:rsidRPr="00000000">
        <w:rPr>
          <w:rtl w:val="0"/>
        </w:rPr>
        <w:t xml:space="preserve">"Think back 20 or 30 years. What was different here: in the forest, the water, the fishing, the farming, the animals, the soil? What do you remember that you don't see anymore? What has become harder (in the fields, the home, the community) that used to be easier?"</w:t>
      </w:r>
    </w:p>
    <w:p w:rsidR="00000000" w:rsidDel="00000000" w:rsidP="00000000" w:rsidRDefault="00000000" w:rsidRPr="00000000" w14:paraId="0000057D">
      <w:pPr>
        <w:rPr/>
      </w:pPr>
      <w:r w:rsidDel="00000000" w:rsidR="00000000" w:rsidRPr="00000000">
        <w:rPr>
          <w:rtl w:val="0"/>
        </w:rPr>
        <w:t xml:space="preserve">Write responses on the paper as they come. Don't organize yet. Invite different perspectives: what fishing families lost may differ from what farming households lost; what elders remember may differ from what younger people have seen. Make sure all of it goes on the paper: ecological losses and social ones together.</w:t>
      </w:r>
    </w:p>
    <w:p w:rsidR="00000000" w:rsidDel="00000000" w:rsidP="00000000" w:rsidRDefault="00000000" w:rsidRPr="00000000" w14:paraId="0000057E">
      <w:pPr>
        <w:rPr/>
      </w:pPr>
      <w:r w:rsidDel="00000000" w:rsidR="00000000" w:rsidRPr="00000000">
        <w:rPr>
          <w:rtl w:val="0"/>
        </w:rPr>
        <w:t xml:space="preserve">If the group is quiet, try: "What did your parents have access to that you don't?"</w:t>
      </w:r>
    </w:p>
    <w:p w:rsidR="00000000" w:rsidDel="00000000" w:rsidP="00000000" w:rsidRDefault="00000000" w:rsidRPr="00000000" w14:paraId="0000057F">
      <w:pPr>
        <w:rPr/>
      </w:pPr>
      <w:r w:rsidDel="00000000" w:rsidR="00000000" w:rsidRPr="00000000">
        <w:rPr>
          <w:rtl w:val="0"/>
        </w:rPr>
        <w:t xml:space="preserve">Then push back in time further. Ask about changes that happened before the visible decline, in the decades leading up to it: new land management practices, shifts in ownership, industries or markets that arrived and changed how people used the land or water. External pressures (government policies, new technologies, outside economic forces) belong on this list as much as local ones. Some of the earliest shifts are where the story actually starts.</w:t>
      </w:r>
    </w:p>
    <w:p w:rsidR="00000000" w:rsidDel="00000000" w:rsidP="00000000" w:rsidRDefault="00000000" w:rsidRPr="00000000" w14:paraId="00000580">
      <w:pPr>
        <w:pStyle w:val="Heading2"/>
        <w:rPr/>
      </w:pPr>
      <w:r w:rsidDel="00000000" w:rsidR="00000000" w:rsidRPr="00000000">
        <w:rPr>
          <w:rtl w:val="0"/>
        </w:rPr>
        <w:t xml:space="preserve">Step 3: Surface the Pressures</w:t>
      </w:r>
    </w:p>
    <w:p w:rsidR="00000000" w:rsidDel="00000000" w:rsidP="00000000" w:rsidRDefault="00000000" w:rsidRPr="00000000" w14:paraId="00000581">
      <w:pPr>
        <w:rPr/>
      </w:pPr>
      <w:r w:rsidDel="00000000" w:rsidR="00000000" w:rsidRPr="00000000">
        <w:rPr>
          <w:rtl w:val="0"/>
        </w:rPr>
        <w:t xml:space="preserve">Once you have a list of losses, ask about causes. No cause is too large or too small:</w:t>
      </w:r>
    </w:p>
    <w:p w:rsidR="00000000" w:rsidDel="00000000" w:rsidP="00000000" w:rsidRDefault="00000000" w:rsidRPr="00000000" w14:paraId="00000582">
      <w:pPr>
        <w:rPr/>
      </w:pPr>
      <w:r w:rsidDel="00000000" w:rsidR="00000000" w:rsidRPr="00000000">
        <w:rPr>
          <w:rtl w:val="0"/>
        </w:rPr>
        <w:t xml:space="preserve">"Why is there less [fish / forest / water / healthy soil] than there used to be? What changed?"</w:t>
      </w:r>
    </w:p>
    <w:p w:rsidR="00000000" w:rsidDel="00000000" w:rsidP="00000000" w:rsidRDefault="00000000" w:rsidRPr="00000000" w14:paraId="00000583">
      <w:pPr>
        <w:rPr/>
      </w:pPr>
      <w:r w:rsidDel="00000000" w:rsidR="00000000" w:rsidRPr="00000000">
        <w:rPr>
          <w:rtl w:val="0"/>
        </w:rPr>
        <w:t xml:space="preserve">Keep collecting on the same paper without organizing. People typically name external causes first: new industries, government land decisions, outside markets. Acknowledge these as real. Then ask: "And within the community, is there anything happening here that's also contributing?"</w:t>
      </w:r>
    </w:p>
    <w:p w:rsidR="00000000" w:rsidDel="00000000" w:rsidP="00000000" w:rsidRDefault="00000000" w:rsidRPr="00000000" w14:paraId="00000584">
      <w:pPr>
        <w:pStyle w:val="Heading2"/>
        <w:rPr/>
      </w:pPr>
      <w:r w:rsidDel="00000000" w:rsidR="00000000" w:rsidRPr="00000000">
        <w:rPr>
          <w:rtl w:val="0"/>
        </w:rPr>
        <w:t xml:space="preserve">Step 4: Build the Map</w:t>
      </w:r>
    </w:p>
    <w:p w:rsidR="00000000" w:rsidDel="00000000" w:rsidP="00000000" w:rsidRDefault="00000000" w:rsidRPr="00000000" w14:paraId="00000585">
      <w:pPr>
        <w:rPr/>
      </w:pPr>
      <w:r w:rsidDel="00000000" w:rsidR="00000000" w:rsidRPr="00000000">
        <w:rPr>
          <w:rtl w:val="0"/>
        </w:rPr>
        <w:t xml:space="preserve">Pick one item, usually a core resource loss, and draw it in the center. Then ask:</w:t>
      </w:r>
    </w:p>
    <w:p w:rsidR="00000000" w:rsidDel="00000000" w:rsidP="00000000" w:rsidRDefault="00000000" w:rsidRPr="00000000" w14:paraId="00000586">
      <w:pPr>
        <w:rPr/>
      </w:pPr>
      <w:r w:rsidDel="00000000" w:rsidR="00000000" w:rsidRPr="00000000">
        <w:rPr>
          <w:rtl w:val="0"/>
        </w:rPr>
        <w:t xml:space="preserve">"What caused this to happen? What happened first, before this?"</w:t>
      </w:r>
    </w:p>
    <w:p w:rsidR="00000000" w:rsidDel="00000000" w:rsidP="00000000" w:rsidRDefault="00000000" w:rsidRPr="00000000" w14:paraId="00000587">
      <w:pPr>
        <w:rPr/>
      </w:pPr>
      <w:r w:rsidDel="00000000" w:rsidR="00000000" w:rsidRPr="00000000">
        <w:rPr>
          <w:rtl w:val="0"/>
        </w:rPr>
        <w:t xml:space="preserve">Draw the earliest cause they identify. Then: "What happened next?" Draw the arrow forward. Repeat this, working chronologically toward the present. The diagram grows as the story proceeds, and that's intentional: participants should see the chain extending as the session goes on.</w:t>
      </w:r>
    </w:p>
    <w:p w:rsidR="00000000" w:rsidDel="00000000" w:rsidP="00000000" w:rsidRDefault="00000000" w:rsidRPr="00000000" w14:paraId="00000588">
      <w:pPr>
        <w:rPr/>
      </w:pPr>
      <w:r w:rsidDel="00000000" w:rsidR="00000000" w:rsidRPr="00000000">
        <w:rPr>
          <w:rtl w:val="0"/>
        </w:rPr>
        <w:t xml:space="preserve">Arrows can lead in multiple directions from the same event. They can also loop back to something already in the chain, which is when the diagram starts showing why things keep getting worse.</w:t>
      </w:r>
    </w:p>
    <w:p w:rsidR="00000000" w:rsidDel="00000000" w:rsidP="00000000" w:rsidRDefault="00000000" w:rsidRPr="00000000" w14:paraId="00000589">
      <w:pPr>
        <w:rPr/>
      </w:pPr>
      <w:r w:rsidDel="00000000" w:rsidR="00000000" w:rsidRPr="00000000">
        <w:rPr>
          <w:rtl w:val="0"/>
        </w:rPr>
        <w:t xml:space="preserve">No impact is too small to map. Ecological changes spread across both the ecosystem and the social system. When participants mention something that seems minor, add it.</w:t>
      </w:r>
    </w:p>
    <w:p w:rsidR="00000000" w:rsidDel="00000000" w:rsidP="00000000" w:rsidRDefault="00000000" w:rsidRPr="00000000" w14:paraId="0000058A">
      <w:pPr>
        <w:shd w:fill="eaf2ff" w:val="clear"/>
        <w:ind w:left="360" w:right="360" w:firstLine="0"/>
        <w:rPr/>
      </w:pPr>
      <w:r w:rsidDel="00000000" w:rsidR="00000000" w:rsidRPr="00000000">
        <w:rPr>
          <w:b w:val="1"/>
          <w:bCs w:val="1"/>
          <w:rtl w:val="0"/>
        </w:rPr>
        <w:t xml:space="preserve">Facilitator Tip</w:t>
      </w:r>
      <w:r w:rsidDel="00000000" w:rsidR="00000000" w:rsidRPr="00000000">
        <w:rPr>
          <w:rtl w:val="0"/>
        </w:rPr>
      </w:r>
    </w:p>
    <w:p w:rsidR="00000000" w:rsidDel="00000000" w:rsidP="00000000" w:rsidRDefault="00000000" w:rsidRPr="00000000" w14:paraId="0000058B">
      <w:pPr>
        <w:shd w:fill="eaf2ff" w:val="clear"/>
        <w:ind w:left="360" w:right="360" w:firstLine="0"/>
        <w:rPr/>
      </w:pPr>
      <w:r w:rsidDel="00000000" w:rsidR="00000000" w:rsidRPr="00000000">
        <w:rPr>
          <w:rtl w:val="0"/>
        </w:rPr>
        <w:t xml:space="preserve">When a vicious cycle first becomes visible in the diagram, stop and name it explicitly. "So this loops back to here, which means the problem feeds itself. That's the pattern we're looking for." These reinforcing loops are often the most important places to break.</w:t>
      </w:r>
    </w:p>
    <w:p w:rsidR="00000000" w:rsidDel="00000000" w:rsidP="00000000" w:rsidRDefault="00000000" w:rsidRPr="00000000" w14:paraId="0000058C">
      <w:pPr>
        <w:shd w:fill="eaf2ff" w:val="clear"/>
        <w:ind w:left="360" w:right="360" w:firstLine="0"/>
        <w:rPr/>
      </w:pPr>
      <w:r w:rsidDel="00000000" w:rsidR="00000000" w:rsidRPr="00000000">
        <w:rPr>
          <w:rtl w:val="0"/>
        </w:rPr>
        <w:t xml:space="preserve">The session is working when someone in the room says "so it keeps getting worse because…" That's the feedback loop becoming visible.</w:t>
      </w:r>
    </w:p>
    <w:p w:rsidR="00000000" w:rsidDel="00000000" w:rsidP="00000000" w:rsidRDefault="00000000" w:rsidRPr="00000000" w14:paraId="0000058D">
      <w:pPr>
        <w:shd w:fill="eaf2ff" w:val="clear"/>
        <w:ind w:left="360" w:right="360" w:firstLine="0"/>
        <w:rPr/>
      </w:pPr>
      <w:r w:rsidDel="00000000" w:rsidR="00000000" w:rsidRPr="00000000">
        <w:rPr>
          <w:rtl w:val="0"/>
        </w:rPr>
        <w:t xml:space="preserve">If the group gets stuck: "Does this connect to anything else on the board?" or "Is there anything important that's missing from this picture?"</w:t>
      </w:r>
    </w:p>
    <w:p w:rsidR="00000000" w:rsidDel="00000000" w:rsidP="00000000" w:rsidRDefault="00000000" w:rsidRPr="00000000" w14:paraId="0000058E">
      <w:pPr>
        <w:rPr/>
      </w:pPr>
      <w:r w:rsidDel="00000000" w:rsidR="00000000" w:rsidRPr="00000000">
        <w:rPr>
          <w:rtl w:val="0"/>
        </w:rPr>
        <w:t xml:space="preserve">Once the diagram feels complete, ask participants to identify the earliest cause in the chain: the event or change that started the whole sequence. Circle it. This is the negative tipping point: the moment the system began moving in the wrong direction. Label it. You'll return to it in the next session.</w:t>
      </w:r>
    </w:p>
    <w:p w:rsidR="00000000" w:rsidDel="00000000" w:rsidP="00000000" w:rsidRDefault="00000000" w:rsidRPr="00000000" w14:paraId="0000058F">
      <w:pPr>
        <w:shd w:fill="eaf2ff" w:val="clear"/>
        <w:ind w:left="360" w:right="360" w:firstLine="0"/>
        <w:rPr/>
      </w:pPr>
      <w:r w:rsidDel="00000000" w:rsidR="00000000" w:rsidRPr="00000000">
        <w:rPr>
          <w:b w:val="1"/>
          <w:bCs w:val="1"/>
          <w:rtl w:val="0"/>
        </w:rPr>
        <w:t xml:space="preserve">Facilitator Tip</w:t>
      </w:r>
      <w:r w:rsidDel="00000000" w:rsidR="00000000" w:rsidRPr="00000000">
        <w:rPr>
          <w:rtl w:val="0"/>
        </w:rPr>
      </w:r>
    </w:p>
    <w:p w:rsidR="00000000" w:rsidDel="00000000" w:rsidP="00000000" w:rsidRDefault="00000000" w:rsidRPr="00000000" w14:paraId="00000590">
      <w:pPr>
        <w:shd w:fill="eaf2ff" w:val="clear"/>
        <w:ind w:left="360" w:right="360" w:firstLine="0"/>
        <w:rPr/>
      </w:pPr>
      <w:r w:rsidDel="00000000" w:rsidR="00000000" w:rsidRPr="00000000">
        <w:rPr>
          <w:rtl w:val="0"/>
        </w:rPr>
        <w:t xml:space="preserve">Three things are distinct on this diagram: the negative tipping point (where the system began to tip); the specific location in the chain where the human-nature connection broke; and the nodes where a positive intervention might work. They often overlap, but not always. Knowing which is which matters for Reverse It.</w:t>
      </w:r>
    </w:p>
    <w:p w:rsidR="00000000" w:rsidDel="00000000" w:rsidP="00000000" w:rsidRDefault="00000000" w:rsidRPr="00000000" w14:paraId="00000591">
      <w:pPr>
        <w:pStyle w:val="Heading2"/>
        <w:rPr/>
      </w:pPr>
      <w:r w:rsidDel="00000000" w:rsidR="00000000" w:rsidRPr="00000000">
        <w:rPr>
          <w:rtl w:val="0"/>
        </w:rPr>
        <w:t xml:space="preserve">Step 5: Test and Validate</w:t>
      </w:r>
    </w:p>
    <w:p w:rsidR="00000000" w:rsidDel="00000000" w:rsidP="00000000" w:rsidRDefault="00000000" w:rsidRPr="00000000" w14:paraId="00000592">
      <w:pPr>
        <w:rPr/>
      </w:pPr>
      <w:r w:rsidDel="00000000" w:rsidR="00000000" w:rsidRPr="00000000">
        <w:rPr>
          <w:rtl w:val="0"/>
        </w:rPr>
        <w:t xml:space="preserve">Before closing, make sure the complete diagram is on the paper. Then read it back:</w:t>
      </w:r>
    </w:p>
    <w:p w:rsidR="00000000" w:rsidDel="00000000" w:rsidP="00000000" w:rsidRDefault="00000000" w:rsidRPr="00000000" w14:paraId="00000593">
      <w:pPr>
        <w:rPr/>
      </w:pPr>
      <w:r w:rsidDel="00000000" w:rsidR="00000000" w:rsidRPr="00000000">
        <w:rPr>
          <w:rtl w:val="0"/>
        </w:rPr>
        <w:t xml:space="preserve">"So what we're seeing is: [walk through the loop]. Does this capture what's happening here? What's wrong with this picture? Is this leaving out any very important losses or potential causes?"</w:t>
      </w:r>
    </w:p>
    <w:p w:rsidR="00000000" w:rsidDel="00000000" w:rsidP="00000000" w:rsidRDefault="00000000" w:rsidRPr="00000000" w14:paraId="00000594">
      <w:pPr>
        <w:rPr/>
      </w:pPr>
      <w:r w:rsidDel="00000000" w:rsidR="00000000" w:rsidRPr="00000000">
        <w:rPr>
          <w:rtl w:val="0"/>
        </w:rPr>
        <w:t xml:space="preserve">Give people explicit permission to correct it. Then ask: "Is there anything on this map that the community has some ability to change, even partially?" Circle those nodes lightly. This is a positive note to end on: the group has found places where they might have some traction.</w:t>
      </w:r>
    </w:p>
    <w:p w:rsidR="00000000" w:rsidDel="00000000" w:rsidP="00000000" w:rsidRDefault="00000000" w:rsidRPr="00000000" w14:paraId="00000595">
      <w:pPr>
        <w:rPr/>
      </w:pPr>
      <w:r w:rsidDel="00000000" w:rsidR="00000000" w:rsidRPr="00000000">
        <w:rPr>
          <w:rtl w:val="0"/>
        </w:rPr>
        <w:t xml:space="preserve">Close with a brief, open question: "Is there anything in this diagram that we could change?" Don't take it further here. Just let the answers sit. That's the question Reverse It is built to answer.</w:t>
      </w:r>
    </w:p>
    <w:p w:rsidR="00000000" w:rsidDel="00000000" w:rsidP="00000000" w:rsidRDefault="00000000" w:rsidRPr="00000000" w14:paraId="00000596">
      <w:pPr>
        <w:shd w:fill="eaf2ff" w:val="clear"/>
        <w:ind w:left="360" w:right="360" w:firstLine="0"/>
        <w:rPr/>
      </w:pPr>
      <w:r w:rsidDel="00000000" w:rsidR="00000000" w:rsidRPr="00000000">
        <w:rPr>
          <w:b w:val="1"/>
          <w:bCs w:val="1"/>
          <w:rtl w:val="0"/>
        </w:rPr>
        <w:t xml:space="preserve">Facilitator Note</w:t>
      </w:r>
      <w:r w:rsidDel="00000000" w:rsidR="00000000" w:rsidRPr="00000000">
        <w:rPr>
          <w:rtl w:val="0"/>
        </w:rPr>
      </w:r>
    </w:p>
    <w:p w:rsidR="00000000" w:rsidDel="00000000" w:rsidP="00000000" w:rsidRDefault="00000000" w:rsidRPr="00000000" w14:paraId="00000597">
      <w:pPr>
        <w:shd w:fill="eaf2ff" w:val="clear"/>
        <w:ind w:left="360" w:right="360" w:firstLine="0"/>
        <w:rPr/>
      </w:pPr>
      <w:r w:rsidDel="00000000" w:rsidR="00000000" w:rsidRPr="00000000">
        <w:rPr>
          <w:rtl w:val="0"/>
        </w:rPr>
        <w:t xml:space="preserve">This question appears again at the start of Reverse It. That's intentional; it's a bridge, not a repetition. Ending Map It with it open plants the question before the group has a framework to answer it. Reverse It gives them that framework.</w:t>
      </w:r>
    </w:p>
    <w:p w:rsidR="00000000" w:rsidDel="00000000" w:rsidP="00000000" w:rsidRDefault="00000000" w:rsidRPr="00000000" w14:paraId="00000598">
      <w:pPr>
        <w:pStyle w:val="Heading2"/>
        <w:rPr/>
      </w:pPr>
      <w:r w:rsidDel="00000000" w:rsidR="00000000" w:rsidRPr="00000000">
        <w:rPr>
          <w:rtl w:val="0"/>
        </w:rPr>
        <w:t xml:space="preserve">Step 6: Close and Distribute</w:t>
      </w:r>
    </w:p>
    <w:p w:rsidR="00000000" w:rsidDel="00000000" w:rsidP="00000000" w:rsidRDefault="00000000" w:rsidRPr="00000000" w14:paraId="00000599">
      <w:pPr>
        <w:rPr/>
      </w:pPr>
      <w:r w:rsidDel="00000000" w:rsidR="00000000" w:rsidRPr="00000000">
        <w:rPr>
          <w:rtl w:val="0"/>
        </w:rPr>
        <w:t xml:space="preserve">Before people leave, name what the group accomplished: they've described their situation as a connected system rather than a list of separate problems, and that's what points toward where a change could matter.</w:t>
      </w:r>
    </w:p>
    <w:p w:rsidR="00000000" w:rsidDel="00000000" w:rsidP="00000000" w:rsidRDefault="00000000" w:rsidRPr="00000000" w14:paraId="0000059A">
      <w:pPr>
        <w:rPr/>
      </w:pPr>
      <w:r w:rsidDel="00000000" w:rsidR="00000000" w:rsidRPr="00000000">
        <w:rPr>
          <w:rtl w:val="0"/>
        </w:rPr>
        <w:t xml:space="preserve">The map should leave the room with participants. A shared diagram they can hold, study, and show to others does work that a map on the facilitator's laptop cannot. Photograph the original at the end of the session. If time allows, redraw a clean version before distributing, especially if the map got complicated. A clear layout, with vicious cycles and the tipping point visually legible, helps people keep thinking between sessions.</w:t>
      </w:r>
    </w:p>
    <w:p w:rsidR="00000000" w:rsidDel="00000000" w:rsidP="00000000" w:rsidRDefault="00000000" w:rsidRPr="00000000" w14:paraId="0000059B">
      <w:pPr>
        <w:pStyle w:val="Heading2"/>
        <w:rPr/>
      </w:pPr>
      <w:r w:rsidDel="00000000" w:rsidR="00000000" w:rsidRPr="00000000">
        <w:rPr>
          <w:rtl w:val="0"/>
        </w:rPr>
        <w:t xml:space="preserve">Watch For</w:t>
      </w:r>
    </w:p>
    <w:p w:rsidR="00000000" w:rsidDel="00000000" w:rsidP="00000000" w:rsidRDefault="00000000" w:rsidRPr="00000000" w14:paraId="0000059C">
      <w:pPr>
        <w:pStyle w:val="Heading3"/>
        <w:rPr/>
      </w:pPr>
      <w:r w:rsidDel="00000000" w:rsidR="00000000" w:rsidRPr="00000000">
        <w:rPr>
          <w:rtl w:val="0"/>
        </w:rPr>
        <w:t xml:space="preserve">Deference to one or two voices</w:t>
      </w:r>
    </w:p>
    <w:p w:rsidR="00000000" w:rsidDel="00000000" w:rsidP="00000000" w:rsidRDefault="00000000" w:rsidRPr="00000000" w14:paraId="0000059D">
      <w:pPr>
        <w:rPr/>
      </w:pPr>
      <w:r w:rsidDel="00000000" w:rsidR="00000000" w:rsidRPr="00000000">
        <w:rPr>
          <w:rtl w:val="0"/>
        </w:rPr>
        <w:t xml:space="preserve">Try breaking into smaller groups for part of the discussion. Ask quieter participants directly: "What do you see from your experience?"</w:t>
      </w:r>
    </w:p>
    <w:p w:rsidR="00000000" w:rsidDel="00000000" w:rsidP="00000000" w:rsidRDefault="00000000" w:rsidRPr="00000000" w14:paraId="0000059E">
      <w:pPr>
        <w:pStyle w:val="Heading3"/>
        <w:rPr/>
      </w:pPr>
      <w:r w:rsidDel="00000000" w:rsidR="00000000" w:rsidRPr="00000000">
        <w:rPr>
          <w:rtl w:val="0"/>
        </w:rPr>
        <w:t xml:space="preserve">Politeness masking disagreement</w:t>
      </w:r>
    </w:p>
    <w:p w:rsidR="00000000" w:rsidDel="00000000" w:rsidP="00000000" w:rsidRDefault="00000000" w:rsidRPr="00000000" w14:paraId="0000059F">
      <w:pPr>
        <w:rPr/>
      </w:pPr>
      <w:r w:rsidDel="00000000" w:rsidR="00000000" w:rsidRPr="00000000">
        <w:rPr>
          <w:rtl w:val="0"/>
        </w:rPr>
        <w:t xml:space="preserve">In many communities, people will nod or raise hands to be polite without intending to act. Don't read silence as agreement. Pause, ask the quiet people, and when someone nods, ask what the nod means.</w:t>
      </w:r>
    </w:p>
    <w:p w:rsidR="00000000" w:rsidDel="00000000" w:rsidP="00000000" w:rsidRDefault="00000000" w:rsidRPr="00000000" w14:paraId="000005A0">
      <w:pPr>
        <w:pStyle w:val="Heading3"/>
        <w:rPr/>
      </w:pPr>
      <w:r w:rsidDel="00000000" w:rsidR="00000000" w:rsidRPr="00000000">
        <w:rPr>
          <w:rtl w:val="0"/>
        </w:rPr>
        <w:t xml:space="preserve">Impatience for solutions</w:t>
      </w:r>
    </w:p>
    <w:p w:rsidR="00000000" w:rsidDel="00000000" w:rsidP="00000000" w:rsidRDefault="00000000" w:rsidRPr="00000000" w14:paraId="000005A1">
      <w:pPr>
        <w:rPr/>
      </w:pPr>
      <w:r w:rsidDel="00000000" w:rsidR="00000000" w:rsidRPr="00000000">
        <w:rPr>
          <w:rtl w:val="0"/>
        </w:rPr>
        <w:t xml:space="preserve">Acknowledge the urgency: "I know it feels slow to spend time mapping when things are urgent. What we're trying to avoid is acting fast in the wrong place."</w:t>
      </w:r>
    </w:p>
    <w:p w:rsidR="00000000" w:rsidDel="00000000" w:rsidP="00000000" w:rsidRDefault="00000000" w:rsidRPr="00000000" w14:paraId="000005A2">
      <w:pPr>
        <w:pStyle w:val="Heading3"/>
        <w:rPr/>
      </w:pPr>
      <w:r w:rsidDel="00000000" w:rsidR="00000000" w:rsidRPr="00000000">
        <w:rPr>
          <w:rtl w:val="0"/>
        </w:rPr>
        <w:t xml:space="preserve">A map that gets too complicated</w:t>
      </w:r>
    </w:p>
    <w:p w:rsidR="00000000" w:rsidDel="00000000" w:rsidP="00000000" w:rsidRDefault="00000000" w:rsidRPr="00000000" w14:paraId="000005A3">
      <w:pPr>
        <w:rPr/>
      </w:pPr>
      <w:r w:rsidDel="00000000" w:rsidR="00000000" w:rsidRPr="00000000">
        <w:rPr>
          <w:rtl w:val="0"/>
        </w:rPr>
        <w:t xml:space="preserve">Pull back: "If you had to identify just three or four things driving the decline, what would they be?" Some maps do get complex; that's not always a problem. But participants should be able to read it.</w:t>
      </w:r>
    </w:p>
    <w:p w:rsidR="00000000" w:rsidDel="00000000" w:rsidP="00000000" w:rsidRDefault="00000000" w:rsidRPr="00000000" w14:paraId="000005A4">
      <w:pPr>
        <w:pStyle w:val="Heading2"/>
        <w:rPr/>
      </w:pPr>
      <w:r w:rsidDel="00000000" w:rsidR="00000000" w:rsidRPr="00000000">
        <w:rPr>
          <w:rtl w:val="0"/>
        </w:rPr>
        <w:t xml:space="preserve">Materials Note</w:t>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 paper is ideal, but work with what's available: a whiteboard, a wall with sticky notes, or even a cleared patch of ground and sticks.</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marker colors help distinguish problems from connections, but one color works.</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Photograph the map at the end of the session and print before the next one. Printed copies for distribution matter.</w:t>
      </w:r>
    </w:p>
    <w:p w:rsidR="00000000" w:rsidDel="00000000" w:rsidP="00000000" w:rsidRDefault="00000000" w:rsidRPr="00000000" w14:paraId="000005A8">
      <w:pPr>
        <w:pStyle w:val="Heading2"/>
        <w:rPr/>
      </w:pPr>
      <w:r w:rsidDel="00000000" w:rsidR="00000000" w:rsidRPr="00000000">
        <w:rPr>
          <w:rtl w:val="0"/>
        </w:rPr>
        <w:t xml:space="preserve">Session Details</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Difficulty: Moderate</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Materials: Large paper, markers in two colors, Map It slide deck</w:t>
      </w:r>
    </w:p>
    <w:p w:rsidR="00000000" w:rsidDel="00000000" w:rsidP="00000000" w:rsidRDefault="00000000" w:rsidRPr="00000000" w14:paraId="000005AB">
      <w:pPr>
        <w:shd w:fill="f2f3f4" w:val="clear"/>
        <w:ind w:left="360" w:right="360" w:firstLine="0"/>
        <w:rPr/>
      </w:pPr>
      <w:r w:rsidDel="00000000" w:rsidR="00000000" w:rsidRPr="00000000">
        <w:rPr>
          <w:b w:val="1"/>
          <w:bCs w:val="1"/>
          <w:rtl w:val="0"/>
        </w:rPr>
        <w:t xml:space="preserve">Before the Next Session</w:t>
      </w:r>
      <w:r w:rsidDel="00000000" w:rsidR="00000000" w:rsidRPr="00000000">
        <w:rPr>
          <w:rtl w:val="0"/>
        </w:rPr>
      </w:r>
    </w:p>
    <w:p w:rsidR="00000000" w:rsidDel="00000000" w:rsidP="00000000" w:rsidRDefault="00000000" w:rsidRPr="00000000" w14:paraId="000005AC">
      <w:pPr>
        <w:shd w:fill="f2f3f4" w:val="clear"/>
        <w:ind w:left="360" w:right="360" w:firstLine="0"/>
        <w:rPr/>
      </w:pPr>
      <w:r w:rsidDel="00000000" w:rsidR="00000000" w:rsidRPr="00000000">
        <w:rPr>
          <w:rtl w:val="0"/>
        </w:rPr>
        <w:t xml:space="preserve">Before committing to an intervention, use the Constraints Worksheet to test your approach against real conditions.</w:t>
      </w:r>
    </w:p>
    <w:p w:rsidR="00000000" w:rsidDel="00000000" w:rsidP="00000000" w:rsidRDefault="00000000" w:rsidRPr="00000000" w14:paraId="000005AD">
      <w:pPr>
        <w:shd w:fill="f2f3f4" w:val="clear"/>
        <w:ind w:left="360" w:right="360" w:firstLine="0"/>
        <w:rPr/>
      </w:pPr>
      <w:r w:rsidDel="00000000" w:rsidR="00000000" w:rsidRPr="00000000">
        <w:rPr>
          <w:rFonts w:ascii="Arial Unicode MS" w:cs="Arial Unicode MS" w:eastAsia="Arial Unicode MS" w:hAnsi="Arial Unicode MS"/>
          <w:rtl w:val="0"/>
        </w:rPr>
        <w:t xml:space="preserve">↓ Download the Constraints Worksheet</w:t>
      </w:r>
    </w:p>
    <w:p w:rsidR="00000000" w:rsidDel="00000000" w:rsidP="00000000" w:rsidRDefault="00000000" w:rsidRPr="00000000" w14:paraId="000005AE">
      <w:pPr>
        <w:rPr/>
      </w:pPr>
      <w:r w:rsidDel="00000000" w:rsidR="00000000" w:rsidRPr="00000000">
        <w:br w:type="page"/>
      </w:r>
      <w:r w:rsidDel="00000000" w:rsidR="00000000" w:rsidRPr="00000000">
        <w:rPr>
          <w:rtl w:val="0"/>
        </w:rPr>
      </w:r>
    </w:p>
    <w:p w:rsidR="00000000" w:rsidDel="00000000" w:rsidP="00000000" w:rsidRDefault="00000000" w:rsidRPr="00000000" w14:paraId="000005AF">
      <w:pPr>
        <w:rPr/>
      </w:pPr>
      <w:r w:rsidDel="00000000" w:rsidR="00000000" w:rsidRPr="00000000">
        <w:rPr>
          <w:b w:val="1"/>
          <w:bCs w:val="1"/>
          <w:color w:val="787878"/>
          <w:sz w:val="18"/>
          <w:szCs w:val="18"/>
          <w:rtl w:val="0"/>
        </w:rPr>
        <w:t xml:space="preserve">COMMUNITY SESSIONS</w:t>
      </w:r>
      <w:r w:rsidDel="00000000" w:rsidR="00000000" w:rsidRPr="00000000">
        <w:rPr>
          <w:rtl w:val="0"/>
        </w:rPr>
      </w:r>
    </w:p>
    <w:p w:rsidR="00000000" w:rsidDel="00000000" w:rsidP="00000000" w:rsidRDefault="00000000" w:rsidRPr="00000000" w14:paraId="000005B0">
      <w:pPr>
        <w:pStyle w:val="Heading1"/>
        <w:rPr/>
      </w:pPr>
      <w:r w:rsidDel="00000000" w:rsidR="00000000" w:rsidRPr="00000000">
        <w:rPr>
          <w:rtl w:val="0"/>
        </w:rPr>
        <w:t xml:space="preserve">Reverse It</w:t>
      </w:r>
    </w:p>
    <w:p w:rsidR="00000000" w:rsidDel="00000000" w:rsidP="00000000" w:rsidRDefault="00000000" w:rsidRPr="00000000" w14:paraId="000005B1">
      <w:pPr>
        <w:rPr/>
      </w:pPr>
      <w:r w:rsidDel="00000000" w:rsidR="00000000" w:rsidRPr="00000000">
        <w:rPr>
          <w:rtl w:val="0"/>
        </w:rPr>
        <w:t xml:space="preserve">A structured facilitation guide for using the community map to find where and how to intervene, working toward a shortlist of candidate interventions specific enough to plan a first step.</w:t>
      </w:r>
    </w:p>
    <w:p w:rsidR="00000000" w:rsidDel="00000000" w:rsidP="00000000" w:rsidRDefault="00000000" w:rsidRPr="00000000" w14:paraId="000005B2">
      <w:pPr>
        <w:shd w:fill="f2f3f4" w:val="clear"/>
        <w:ind w:left="360" w:right="360" w:firstLine="0"/>
        <w:rPr/>
      </w:pPr>
      <w:r w:rsidDel="00000000" w:rsidR="00000000" w:rsidRPr="00000000">
        <w:rPr>
          <w:b w:val="1"/>
          <w:bCs w:val="1"/>
          <w:rtl w:val="0"/>
        </w:rPr>
        <w:t xml:space="preserve">Session Guide</w:t>
      </w:r>
      <w:r w:rsidDel="00000000" w:rsidR="00000000" w:rsidRPr="00000000">
        <w:rPr>
          <w:rtl w:val="0"/>
        </w:rPr>
      </w:r>
    </w:p>
    <w:p w:rsidR="00000000" w:rsidDel="00000000" w:rsidP="00000000" w:rsidRDefault="00000000" w:rsidRPr="00000000" w14:paraId="000005B3">
      <w:pPr>
        <w:shd w:fill="f2f3f4" w:val="clear"/>
        <w:ind w:left="360" w:right="360" w:firstLine="0"/>
        <w:rPr/>
      </w:pPr>
      <w:r w:rsidDel="00000000" w:rsidR="00000000" w:rsidRPr="00000000">
        <w:rPr>
          <w:rFonts w:ascii="Arial Unicode MS" w:cs="Arial Unicode MS" w:eastAsia="Arial Unicode MS" w:hAnsi="Arial Unicode MS"/>
          <w:rtl w:val="0"/>
        </w:rPr>
        <w:t xml:space="preserve">↓ Download as PDF — A printable version of this page to take into the field.</w:t>
      </w:r>
    </w:p>
    <w:p w:rsidR="00000000" w:rsidDel="00000000" w:rsidP="00000000" w:rsidRDefault="00000000" w:rsidRPr="00000000" w14:paraId="000005B4">
      <w:pPr>
        <w:shd w:fill="f2f3f4" w:val="clear"/>
        <w:ind w:left="360" w:right="360" w:firstLine="0"/>
        <w:rPr/>
      </w:pPr>
      <w:r w:rsidDel="00000000" w:rsidR="00000000" w:rsidRPr="00000000">
        <w:rPr>
          <w:rFonts w:ascii="Arial Unicode MS" w:cs="Arial Unicode MS" w:eastAsia="Arial Unicode MS" w:hAnsi="Arial Unicode MS"/>
          <w:rtl w:val="0"/>
        </w:rPr>
        <w:t xml:space="preserve">↓ Reverse It: Case Study Slides — Step-by-step walkthrough of how a real community identified and chose their lever.</w:t>
      </w:r>
    </w:p>
    <w:p w:rsidR="00000000" w:rsidDel="00000000" w:rsidP="00000000" w:rsidRDefault="00000000" w:rsidRPr="00000000" w14:paraId="000005B5">
      <w:pPr>
        <w:rPr/>
      </w:pPr>
      <w:r w:rsidDel="00000000" w:rsidR="00000000" w:rsidRPr="00000000">
        <w:rPr>
          <w:rtl w:val="0"/>
        </w:rPr>
        <w:t xml:space="preserve">This session uses the map the community built to find where and how to intervene. There's no formula: every community faces a different set of environmental and social challenges. But this framework will guide the community in their search for strategies that are forceful and doable: a vicious cycle mapped, levers strong enough to turn things around identified, and a test of whether the community has the resources and commitment to pull it off.</w:t>
      </w:r>
    </w:p>
    <w:p w:rsidR="00000000" w:rsidDel="00000000" w:rsidP="00000000" w:rsidRDefault="00000000" w:rsidRPr="00000000" w14:paraId="000005B6">
      <w:pPr>
        <w:rPr/>
      </w:pPr>
      <w:r w:rsidDel="00000000" w:rsidR="00000000" w:rsidRPr="00000000">
        <w:rPr>
          <w:rtl w:val="0"/>
        </w:rPr>
        <w:t xml:space="preserve">You're working toward a shortlist of 1–3 candidate interventions specific enough to plan a first step.</w:t>
      </w:r>
    </w:p>
    <w:p w:rsidR="00000000" w:rsidDel="00000000" w:rsidP="00000000" w:rsidRDefault="00000000" w:rsidRPr="00000000" w14:paraId="000005B7">
      <w:pPr>
        <w:pStyle w:val="Heading2"/>
        <w:rPr/>
      </w:pPr>
      <w:r w:rsidDel="00000000" w:rsidR="00000000" w:rsidRPr="00000000">
        <w:rPr>
          <w:rtl w:val="0"/>
        </w:rPr>
        <w:t xml:space="preserve">Step 1: Reconnect to the Map</w:t>
      </w:r>
    </w:p>
    <w:p w:rsidR="00000000" w:rsidDel="00000000" w:rsidP="00000000" w:rsidRDefault="00000000" w:rsidRPr="00000000" w14:paraId="000005B8">
      <w:pPr>
        <w:rPr/>
      </w:pPr>
      <w:r w:rsidDel="00000000" w:rsidR="00000000" w:rsidRPr="00000000">
        <w:rPr>
          <w:rtl w:val="0"/>
        </w:rPr>
        <w:t xml:space="preserve">Distribute printed copies of the Map It diagram. Having the map in hand changes the dynamic: participants can annotate, point, and return to it throughout the session.</w:t>
      </w:r>
    </w:p>
    <w:p w:rsidR="00000000" w:rsidDel="00000000" w:rsidP="00000000" w:rsidRDefault="00000000" w:rsidRPr="00000000" w14:paraId="000005B9">
      <w:pPr>
        <w:rPr/>
      </w:pPr>
      <w:r w:rsidDel="00000000" w:rsidR="00000000" w:rsidRPr="00000000">
        <w:rPr>
          <w:rtl w:val="0"/>
        </w:rPr>
        <w:t xml:space="preserve">Walk through it briefly. Don't assume people remember the previous session: "Last time we mapped how [X, Y, Z] connect and reinforce each other. At the end, the group identified places where the community might have some ability to act. Today: what would actually change this?"</w:t>
      </w:r>
    </w:p>
    <w:p w:rsidR="00000000" w:rsidDel="00000000" w:rsidP="00000000" w:rsidRDefault="00000000" w:rsidRPr="00000000" w14:paraId="000005BA">
      <w:pPr>
        <w:rPr/>
      </w:pPr>
      <w:r w:rsidDel="00000000" w:rsidR="00000000" w:rsidRPr="00000000">
        <w:rPr>
          <w:rtl w:val="0"/>
        </w:rPr>
        <w:t xml:space="preserve">Return to those circled nodes from the Map It session. Invite participants to add any new ones they've thought about since. That's where this session begins.</w:t>
      </w:r>
    </w:p>
    <w:p w:rsidR="00000000" w:rsidDel="00000000" w:rsidP="00000000" w:rsidRDefault="00000000" w:rsidRPr="00000000" w14:paraId="000005BB">
      <w:pPr>
        <w:pStyle w:val="Heading2"/>
        <w:rPr/>
      </w:pPr>
      <w:r w:rsidDel="00000000" w:rsidR="00000000" w:rsidRPr="00000000">
        <w:rPr>
          <w:rtl w:val="0"/>
        </w:rPr>
        <w:t xml:space="preserve">Step 2: Look for Where the Connection Broke</w:t>
      </w:r>
    </w:p>
    <w:p w:rsidR="00000000" w:rsidDel="00000000" w:rsidP="00000000" w:rsidRDefault="00000000" w:rsidRPr="00000000" w14:paraId="000005BC">
      <w:pPr>
        <w:rPr/>
      </w:pPr>
      <w:r w:rsidDel="00000000" w:rsidR="00000000" w:rsidRPr="00000000">
        <w:rPr>
          <w:rtl w:val="0"/>
        </w:rPr>
        <w:t xml:space="preserve">Before the decline started, the ecosystem and community usually supported each other. Something broke that relationship: a new market, a technology, outside pressure, a policy change. Those break points are worth locating precisely.</w:t>
      </w:r>
    </w:p>
    <w:p w:rsidR="00000000" w:rsidDel="00000000" w:rsidP="00000000" w:rsidRDefault="00000000" w:rsidRPr="00000000" w14:paraId="000005BD">
      <w:pPr>
        <w:rPr/>
      </w:pPr>
      <w:r w:rsidDel="00000000" w:rsidR="00000000" w:rsidRPr="00000000">
        <w:rPr>
          <w:rtl w:val="0"/>
        </w:rPr>
        <w:t xml:space="preserve">Ask: "Where in this diagram did things once work differently? Was there a time when the health of [the forest / the fish / the soil] and the wellbeing of families here supported each other, before they started working against each other?"</w:t>
      </w:r>
    </w:p>
    <w:p w:rsidR="00000000" w:rsidDel="00000000" w:rsidP="00000000" w:rsidRDefault="00000000" w:rsidRPr="00000000" w14:paraId="000005BE">
      <w:pPr>
        <w:rPr/>
      </w:pPr>
      <w:r w:rsidDel="00000000" w:rsidR="00000000" w:rsidRPr="00000000">
        <w:rPr>
          <w:rtl w:val="0"/>
        </w:rPr>
        <w:t xml:space="preserve">Mark those points. There may be several; in a system that has spiralled deeply, an early break often gets amplified by reinforcing cycles that came later. Look for breaks at different points in the chain, not just the earliest one.</w:t>
      </w:r>
    </w:p>
    <w:p w:rsidR="00000000" w:rsidDel="00000000" w:rsidP="00000000" w:rsidRDefault="00000000" w:rsidRPr="00000000" w14:paraId="000005BF">
      <w:pPr>
        <w:rPr/>
      </w:pPr>
      <w:r w:rsidDel="00000000" w:rsidR="00000000" w:rsidRPr="00000000">
        <w:rPr>
          <w:rtl w:val="0"/>
        </w:rPr>
        <w:t xml:space="preserve">Then ask which of them the community can actually influence. The overlap between "where the connection broke" and "where we have agency" is the shortlist.</w:t>
      </w:r>
    </w:p>
    <w:p w:rsidR="00000000" w:rsidDel="00000000" w:rsidP="00000000" w:rsidRDefault="00000000" w:rsidRPr="00000000" w14:paraId="000005C0">
      <w:pPr>
        <w:pStyle w:val="Heading2"/>
        <w:rPr/>
      </w:pPr>
      <w:r w:rsidDel="00000000" w:rsidR="00000000" w:rsidRPr="00000000">
        <w:rPr>
          <w:rtl w:val="0"/>
        </w:rPr>
        <w:t xml:space="preserve">Step 3: Ask if Someone Nearby Already Solved This</w:t>
      </w:r>
    </w:p>
    <w:p w:rsidR="00000000" w:rsidDel="00000000" w:rsidP="00000000" w:rsidRDefault="00000000" w:rsidRPr="00000000" w14:paraId="000005C1">
      <w:pPr>
        <w:rPr/>
      </w:pPr>
      <w:r w:rsidDel="00000000" w:rsidR="00000000" w:rsidRPr="00000000">
        <w:rPr>
          <w:rtl w:val="0"/>
        </w:rPr>
        <w:t xml:space="preserve">Before designing anything, ask: "Is there a household, a village, a farm nearby where this problem doesn't exist, or where it used to exist and got better? What are they doing differently?"</w:t>
      </w:r>
    </w:p>
    <w:p w:rsidR="00000000" w:rsidDel="00000000" w:rsidP="00000000" w:rsidRDefault="00000000" w:rsidRPr="00000000" w14:paraId="000005C2">
      <w:pPr>
        <w:rPr/>
      </w:pPr>
      <w:r w:rsidDel="00000000" w:rsidR="00000000" w:rsidRPr="00000000">
        <w:rPr>
          <w:rtl w:val="0"/>
        </w:rPr>
        <w:t xml:space="preserve">If yes, study it before inventing anything. A solution developed within the same ecological and social constraints (same soils, same seasons, same pressures) is often more credible and easier to adopt than one brought in from elsewhere.</w:t>
      </w:r>
    </w:p>
    <w:p w:rsidR="00000000" w:rsidDel="00000000" w:rsidP="00000000" w:rsidRDefault="00000000" w:rsidRPr="00000000" w14:paraId="000005C3">
      <w:pPr>
        <w:pStyle w:val="Heading2"/>
        <w:rPr/>
      </w:pPr>
      <w:r w:rsidDel="00000000" w:rsidR="00000000" w:rsidRPr="00000000">
        <w:rPr>
          <w:rtl w:val="0"/>
        </w:rPr>
        <w:t xml:space="preserve">Step 4: Introduce Patterns from Similar Cases</w:t>
      </w:r>
    </w:p>
    <w:p w:rsidR="00000000" w:rsidDel="00000000" w:rsidP="00000000" w:rsidRDefault="00000000" w:rsidRPr="00000000" w14:paraId="000005C4">
      <w:pPr>
        <w:rPr/>
      </w:pPr>
      <w:r w:rsidDel="00000000" w:rsidR="00000000" w:rsidRPr="00000000">
        <w:rPr>
          <w:rtl w:val="0"/>
        </w:rPr>
        <w:t xml:space="preserve">Bring in ETP case material as analogy, not prescription. For each candidate intervention point, ask whether any ETP case looks structurally similar:</w:t>
      </w:r>
    </w:p>
    <w:p w:rsidR="00000000" w:rsidDel="00000000" w:rsidP="00000000" w:rsidRDefault="00000000" w:rsidRPr="00000000" w14:paraId="000005C5">
      <w:pPr>
        <w:pStyle w:val="Heading3"/>
        <w:rPr/>
      </w:pPr>
      <w:r w:rsidDel="00000000" w:rsidR="00000000" w:rsidRPr="00000000">
        <w:rPr>
          <w:rtl w:val="0"/>
        </w:rPr>
        <w:t xml:space="preserve">Resource extracted faster than it regenerates — Apo Island</w:t>
      </w:r>
    </w:p>
    <w:p w:rsidR="00000000" w:rsidDel="00000000" w:rsidP="00000000" w:rsidRDefault="00000000" w:rsidRPr="00000000" w14:paraId="000005C6">
      <w:pPr>
        <w:rPr/>
      </w:pPr>
      <w:r w:rsidDel="00000000" w:rsidR="00000000" w:rsidRPr="00000000">
        <w:rPr>
          <w:rtl w:val="0"/>
        </w:rPr>
        <w:t xml:space="preserve">Fishers agreed on two rules: a permanent no-take sanctuary covering a fifth of the reef, and a ban on destructive fishing methods. Fish populations recovered within a few years, and the surrounding fishery improved because the protected area was producing more fish than before. The community gave the reef the conditions to restore itself.</w:t>
      </w:r>
    </w:p>
    <w:p w:rsidR="00000000" w:rsidDel="00000000" w:rsidP="00000000" w:rsidRDefault="00000000" w:rsidRPr="00000000" w14:paraId="000005C7">
      <w:pPr>
        <w:pStyle w:val="Heading3"/>
        <w:rPr/>
      </w:pPr>
      <w:r w:rsidDel="00000000" w:rsidR="00000000" w:rsidRPr="00000000">
        <w:rPr>
          <w:rtl w:val="0"/>
        </w:rPr>
        <w:t xml:space="preserve">Community benefit disconnected from ecological health — Khao Din</w:t>
      </w:r>
    </w:p>
    <w:p w:rsidR="00000000" w:rsidDel="00000000" w:rsidP="00000000" w:rsidRDefault="00000000" w:rsidRPr="00000000" w14:paraId="000005C8">
      <w:pPr>
        <w:rPr/>
      </w:pPr>
      <w:r w:rsidDel="00000000" w:rsidR="00000000" w:rsidRPr="00000000">
        <w:rPr>
          <w:rtl w:val="0"/>
        </w:rPr>
        <w:t xml:space="preserve">Restructure farming so the land's health and the family's income move together.</w:t>
      </w:r>
    </w:p>
    <w:p w:rsidR="00000000" w:rsidDel="00000000" w:rsidP="00000000" w:rsidRDefault="00000000" w:rsidRPr="00000000" w14:paraId="000005C9">
      <w:pPr>
        <w:pStyle w:val="Heading3"/>
        <w:rPr/>
      </w:pPr>
      <w:r w:rsidDel="00000000" w:rsidR="00000000" w:rsidRPr="00000000">
        <w:rPr>
          <w:rtl w:val="0"/>
        </w:rPr>
        <w:t xml:space="preserve">Dependence on external inputs — Punukula</w:t>
      </w:r>
    </w:p>
    <w:p w:rsidR="00000000" w:rsidDel="00000000" w:rsidP="00000000" w:rsidRDefault="00000000" w:rsidRPr="00000000" w14:paraId="000005CA">
      <w:pPr>
        <w:rPr/>
      </w:pPr>
      <w:r w:rsidDel="00000000" w:rsidR="00000000" w:rsidRPr="00000000">
        <w:rPr>
          <w:rtl w:val="0"/>
        </w:rPr>
        <w:t xml:space="preserve">Replace cash inputs with labor and local knowledge.</w:t>
      </w:r>
    </w:p>
    <w:p w:rsidR="00000000" w:rsidDel="00000000" w:rsidP="00000000" w:rsidRDefault="00000000" w:rsidRPr="00000000" w14:paraId="000005CB">
      <w:pPr>
        <w:pStyle w:val="Heading3"/>
        <w:rPr/>
      </w:pPr>
      <w:r w:rsidDel="00000000" w:rsidR="00000000" w:rsidRPr="00000000">
        <w:rPr>
          <w:rtl w:val="0"/>
        </w:rPr>
        <w:t xml:space="preserve">Degraded water or soil — Gopalpura</w:t>
      </w:r>
    </w:p>
    <w:p w:rsidR="00000000" w:rsidDel="00000000" w:rsidP="00000000" w:rsidRDefault="00000000" w:rsidRPr="00000000" w14:paraId="000005CC">
      <w:pPr>
        <w:rPr/>
      </w:pPr>
      <w:r w:rsidDel="00000000" w:rsidR="00000000" w:rsidRPr="00000000">
        <w:rPr>
          <w:rtl w:val="0"/>
        </w:rPr>
        <w:t xml:space="preserve">Restore the infrastructure that natural cycles depend on to support community life.</w:t>
      </w:r>
    </w:p>
    <w:p w:rsidR="00000000" w:rsidDel="00000000" w:rsidP="00000000" w:rsidRDefault="00000000" w:rsidRPr="00000000" w14:paraId="000005CD">
      <w:pPr>
        <w:rPr/>
      </w:pPr>
      <w:r w:rsidDel="00000000" w:rsidR="00000000" w:rsidRPr="00000000">
        <w:rPr>
          <w:rtl w:val="0"/>
        </w:rPr>
        <w:t xml:space="preserve">The question isn't "do what they did." It's: what structural move made this work, and is that move available here?</w:t>
      </w:r>
    </w:p>
    <w:p w:rsidR="00000000" w:rsidDel="00000000" w:rsidP="00000000" w:rsidRDefault="00000000" w:rsidRPr="00000000" w14:paraId="000005CE">
      <w:pPr>
        <w:pStyle w:val="Heading2"/>
        <w:rPr/>
      </w:pPr>
      <w:r w:rsidDel="00000000" w:rsidR="00000000" w:rsidRPr="00000000">
        <w:rPr>
          <w:rtl w:val="0"/>
        </w:rPr>
        <w:t xml:space="preserve">Step 5: Generate Lever Candidates</w:t>
      </w:r>
    </w:p>
    <w:p w:rsidR="00000000" w:rsidDel="00000000" w:rsidP="00000000" w:rsidRDefault="00000000" w:rsidRPr="00000000" w14:paraId="000005CF">
      <w:pPr>
        <w:rPr/>
      </w:pPr>
      <w:r w:rsidDel="00000000" w:rsidR="00000000" w:rsidRPr="00000000">
        <w:rPr>
          <w:rtl w:val="0"/>
        </w:rPr>
        <w:t xml:space="preserve">Ask the group to identify 3–5 specific things the community could do that might shift the system. Push past the obvious: the most effective lever often isn't the most visible one. Encourage candidates that work with what the ecosystem can do on its own, given the right conditions.</w:t>
      </w:r>
    </w:p>
    <w:p w:rsidR="00000000" w:rsidDel="00000000" w:rsidP="00000000" w:rsidRDefault="00000000" w:rsidRPr="00000000" w14:paraId="000005D0">
      <w:pPr>
        <w:pStyle w:val="Heading3"/>
        <w:rPr/>
      </w:pPr>
      <w:r w:rsidDel="00000000" w:rsidR="00000000" w:rsidRPr="00000000">
        <w:rPr>
          <w:rtl w:val="0"/>
        </w:rPr>
        <w:t xml:space="preserve">Useful Prompts</w:t>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could change one thing in this diagram that you actually have some control over, what would it be?"</w:t>
      </w:r>
    </w:p>
    <w:p w:rsidR="00000000" w:rsidDel="00000000" w:rsidP="00000000" w:rsidRDefault="00000000" w:rsidRPr="00000000" w14:paraId="00000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would have to be true for the ecosystem to begin recovering on its own?"</w:t>
      </w:r>
    </w:p>
    <w:p w:rsidR="00000000" w:rsidDel="00000000" w:rsidP="00000000" w:rsidRDefault="00000000" w:rsidRPr="00000000" w14:paraId="000005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there a practice, a rule, or a resource that used to exist here that the community has the knowledge to restore?"</w:t>
      </w:r>
    </w:p>
    <w:p w:rsidR="00000000" w:rsidDel="00000000" w:rsidP="00000000" w:rsidRDefault="00000000" w:rsidRPr="00000000" w14:paraId="000005D4">
      <w:pPr>
        <w:rPr/>
      </w:pPr>
      <w:r w:rsidDel="00000000" w:rsidR="00000000" w:rsidRPr="00000000">
        <w:rPr>
          <w:rtl w:val="0"/>
        </w:rPr>
        <w:t xml:space="preserve">A lever that draws on ecological memory (on species behaviors and ecosystem cycles the community already understands) is often more durable than one that requires new outside knowledge. Nature's own self-healing capacity is one of the most powerful forces available; the facilitator's job is to help the group find where to let it through.</w:t>
      </w:r>
    </w:p>
    <w:p w:rsidR="00000000" w:rsidDel="00000000" w:rsidP="00000000" w:rsidRDefault="00000000" w:rsidRPr="00000000" w14:paraId="000005D5">
      <w:pPr>
        <w:shd w:fill="eaf2ff" w:val="clear"/>
        <w:ind w:left="360" w:right="360" w:firstLine="0"/>
        <w:rPr/>
      </w:pPr>
      <w:r w:rsidDel="00000000" w:rsidR="00000000" w:rsidRPr="00000000">
        <w:rPr>
          <w:b w:val="1"/>
          <w:bCs w:val="1"/>
          <w:rtl w:val="0"/>
        </w:rPr>
        <w:t xml:space="preserve">Facilitator Tip</w:t>
      </w:r>
      <w:r w:rsidDel="00000000" w:rsidR="00000000" w:rsidRPr="00000000">
        <w:rPr>
          <w:rtl w:val="0"/>
        </w:rPr>
      </w:r>
    </w:p>
    <w:p w:rsidR="00000000" w:rsidDel="00000000" w:rsidP="00000000" w:rsidRDefault="00000000" w:rsidRPr="00000000" w14:paraId="000005D6">
      <w:pPr>
        <w:shd w:fill="eaf2ff" w:val="clear"/>
        <w:ind w:left="360" w:right="360" w:firstLine="0"/>
        <w:rPr/>
      </w:pPr>
      <w:r w:rsidDel="00000000" w:rsidR="00000000" w:rsidRPr="00000000">
        <w:rPr>
          <w:rtl w:val="0"/>
        </w:rPr>
        <w:t xml:space="preserve">If you already have a sense of what the lever should be, hold it back. Share it only after the group has generated its own candidates. Present it as one more option to evaluate. A process that performs participation while seeking ratification is the most common failure mode in this work.</w:t>
      </w:r>
    </w:p>
    <w:p w:rsidR="00000000" w:rsidDel="00000000" w:rsidP="00000000" w:rsidRDefault="00000000" w:rsidRPr="00000000" w14:paraId="000005D7">
      <w:pPr>
        <w:pStyle w:val="Heading2"/>
        <w:rPr/>
      </w:pPr>
      <w:r w:rsidDel="00000000" w:rsidR="00000000" w:rsidRPr="00000000">
        <w:rPr>
          <w:rtl w:val="0"/>
        </w:rPr>
        <w:t xml:space="preserve">Step 6: Test Each Candidate</w:t>
      </w:r>
    </w:p>
    <w:p w:rsidR="00000000" w:rsidDel="00000000" w:rsidP="00000000" w:rsidRDefault="00000000" w:rsidRPr="00000000" w14:paraId="000005D8">
      <w:pPr>
        <w:rPr/>
      </w:pPr>
      <w:r w:rsidDel="00000000" w:rsidR="00000000" w:rsidRPr="00000000">
        <w:rPr>
          <w:rtl w:val="0"/>
        </w:rPr>
        <w:t xml:space="preserve">Run 3–5 candidates through a group feasibility check. The questions below apply to rules, collective agreements, restoration practices, governance changes, and other types of initiatives:</w:t>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people tell whether this is being followed or carried out?</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the community track progress without sustained outside help?</w:t>
      </w:r>
    </w:p>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it be adapted as conditions change, using knowledge that already exists here?</w:t>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it require governance structures that don't yet exist?</w:t>
      </w:r>
    </w:p>
    <w:p w:rsidR="00000000" w:rsidDel="00000000" w:rsidP="00000000" w:rsidRDefault="00000000" w:rsidRPr="00000000" w14:paraId="00000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the community provide the time, energy, and resources to carry it out?</w:t>
      </w:r>
    </w:p>
    <w:p w:rsidR="00000000" w:rsidDel="00000000" w:rsidP="00000000" w:rsidRDefault="00000000" w:rsidRPr="00000000" w14:paraId="00000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it involve short-term sacrifices that create excessive burdens for some members? If so, how will those burdens be shared?</w:t>
      </w:r>
    </w:p>
    <w:p w:rsidR="00000000" w:rsidDel="00000000" w:rsidP="00000000" w:rsidRDefault="00000000" w:rsidRPr="00000000" w14:paraId="00000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community have the leadership needed to manage and enforce commitments?</w:t>
      </w:r>
    </w:p>
    <w:p w:rsidR="00000000" w:rsidDel="00000000" w:rsidP="00000000" w:rsidRDefault="00000000" w:rsidRPr="00000000" w14:paraId="00000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Starting small: can you run a pilot version that builds commitment and resources before scaling up?</w:t>
      </w:r>
    </w:p>
    <w:p w:rsidR="00000000" w:rsidDel="00000000" w:rsidP="00000000" w:rsidRDefault="00000000" w:rsidRPr="00000000" w14:paraId="00000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this change who benefits from the resource, or does it just change how things are done while leaving the same people in control?</w:t>
      </w:r>
    </w:p>
    <w:p w:rsidR="00000000" w:rsidDel="00000000" w:rsidP="00000000" w:rsidRDefault="00000000" w:rsidRPr="00000000" w14:paraId="000005E2">
      <w:pPr>
        <w:pStyle w:val="Heading2"/>
        <w:rPr/>
      </w:pPr>
      <w:r w:rsidDel="00000000" w:rsidR="00000000" w:rsidRPr="00000000">
        <w:rPr>
          <w:rtl w:val="0"/>
        </w:rPr>
        <w:t xml:space="preserve">Step 7: Rank and Close</w:t>
      </w:r>
    </w:p>
    <w:p w:rsidR="00000000" w:rsidDel="00000000" w:rsidP="00000000" w:rsidRDefault="00000000" w:rsidRPr="00000000" w14:paraId="000005E3">
      <w:pPr>
        <w:rPr/>
      </w:pPr>
      <w:r w:rsidDel="00000000" w:rsidR="00000000" w:rsidRPr="00000000">
        <w:rPr>
          <w:rtl w:val="0"/>
        </w:rPr>
        <w:t xml:space="preserve">Help the group rank candidates on three dimensions: how many loops in the system does this affect (leverage), how significantly does it shift the system dynamic (impact), and what can they realistically start (feasibility). Give weight to candidates that harness natural recovery processes (what the land or water will do if given the chance).</w:t>
      </w:r>
    </w:p>
    <w:p w:rsidR="00000000" w:rsidDel="00000000" w:rsidP="00000000" w:rsidRDefault="00000000" w:rsidRPr="00000000" w14:paraId="000005E4">
      <w:pPr>
        <w:rPr/>
      </w:pPr>
      <w:r w:rsidDel="00000000" w:rsidR="00000000" w:rsidRPr="00000000">
        <w:rPr>
          <w:rtl w:val="0"/>
        </w:rPr>
        <w:t xml:space="preserve">Close with: "The point isn't to find the perfect lever. It's to find one worth testing. What would tell you, within the first year or two, whether this is working?"</w:t>
      </w:r>
    </w:p>
    <w:p w:rsidR="00000000" w:rsidDel="00000000" w:rsidP="00000000" w:rsidRDefault="00000000" w:rsidRPr="00000000" w14:paraId="000005E5">
      <w:pPr>
        <w:pStyle w:val="Heading2"/>
        <w:rPr/>
      </w:pPr>
      <w:r w:rsidDel="00000000" w:rsidR="00000000" w:rsidRPr="00000000">
        <w:rPr>
          <w:rtl w:val="0"/>
        </w:rPr>
        <w:t xml:space="preserve">Watch For</w:t>
      </w:r>
    </w:p>
    <w:p w:rsidR="00000000" w:rsidDel="00000000" w:rsidP="00000000" w:rsidRDefault="00000000" w:rsidRPr="00000000" w14:paraId="000005E6">
      <w:pPr>
        <w:pStyle w:val="Heading3"/>
        <w:rPr/>
      </w:pPr>
      <w:r w:rsidDel="00000000" w:rsidR="00000000" w:rsidRPr="00000000">
        <w:rPr>
          <w:rtl w:val="0"/>
        </w:rPr>
        <w:t xml:space="preserve">The group jumps to solutions early</w:t>
      </w:r>
    </w:p>
    <w:p w:rsidR="00000000" w:rsidDel="00000000" w:rsidP="00000000" w:rsidRDefault="00000000" w:rsidRPr="00000000" w14:paraId="000005E7">
      <w:pPr>
        <w:rPr/>
      </w:pPr>
      <w:r w:rsidDel="00000000" w:rsidR="00000000" w:rsidRPr="00000000">
        <w:rPr>
          <w:rtl w:val="0"/>
        </w:rPr>
        <w:t xml:space="preserve">Let them name the solution, then run it through the feasibility check rather than shutting down the energy.</w:t>
      </w:r>
    </w:p>
    <w:p w:rsidR="00000000" w:rsidDel="00000000" w:rsidP="00000000" w:rsidRDefault="00000000" w:rsidRPr="00000000" w14:paraId="000005E8">
      <w:pPr>
        <w:pStyle w:val="Heading3"/>
        <w:rPr/>
      </w:pPr>
      <w:r w:rsidDel="00000000" w:rsidR="00000000" w:rsidRPr="00000000">
        <w:rPr>
          <w:rtl w:val="0"/>
        </w:rPr>
        <w:t xml:space="preserve">Every option feels too small</w:t>
      </w:r>
    </w:p>
    <w:p w:rsidR="00000000" w:rsidDel="00000000" w:rsidP="00000000" w:rsidRDefault="00000000" w:rsidRPr="00000000" w14:paraId="000005E9">
      <w:pPr>
        <w:rPr/>
      </w:pPr>
      <w:r w:rsidDel="00000000" w:rsidR="00000000" w:rsidRPr="00000000">
        <w:rPr>
          <w:rtl w:val="0"/>
        </w:rPr>
        <w:t xml:space="preserve">Usually means the group has correctly identified that real change requires structural shifts that feel politically impossible. Ask: "Given that, what's a move that still points in that direction?"</w:t>
      </w:r>
    </w:p>
    <w:p w:rsidR="00000000" w:rsidDel="00000000" w:rsidP="00000000" w:rsidRDefault="00000000" w:rsidRPr="00000000" w14:paraId="000005EA">
      <w:pPr>
        <w:pStyle w:val="Heading3"/>
        <w:rPr/>
      </w:pPr>
      <w:r w:rsidDel="00000000" w:rsidR="00000000" w:rsidRPr="00000000">
        <w:rPr>
          <w:rtl w:val="0"/>
        </w:rPr>
        <w:t xml:space="preserve">The group can't agree</w:t>
      </w:r>
    </w:p>
    <w:p w:rsidR="00000000" w:rsidDel="00000000" w:rsidP="00000000" w:rsidRDefault="00000000" w:rsidRPr="00000000" w14:paraId="000005EB">
      <w:pPr>
        <w:rPr/>
      </w:pPr>
      <w:r w:rsidDel="00000000" w:rsidR="00000000" w:rsidRPr="00000000">
        <w:rPr>
          <w:rtl w:val="0"/>
        </w:rPr>
        <w:t xml:space="preserve">Either the analysis wasn't complete (go back to the map) or there's a real conflict of interest that hasn't surfaced yet. Ask: "What's the disagreement actually about?"</w:t>
      </w:r>
    </w:p>
    <w:p w:rsidR="00000000" w:rsidDel="00000000" w:rsidP="00000000" w:rsidRDefault="00000000" w:rsidRPr="00000000" w14:paraId="000005EC">
      <w:pPr>
        <w:pStyle w:val="Heading3"/>
        <w:rPr/>
      </w:pPr>
      <w:r w:rsidDel="00000000" w:rsidR="00000000" w:rsidRPr="00000000">
        <w:rPr>
          <w:rtl w:val="0"/>
        </w:rPr>
        <w:t xml:space="preserve">You already know what the lever should be</w:t>
      </w:r>
    </w:p>
    <w:p w:rsidR="00000000" w:rsidDel="00000000" w:rsidP="00000000" w:rsidRDefault="00000000" w:rsidRPr="00000000" w14:paraId="000005ED">
      <w:pPr>
        <w:rPr/>
      </w:pPr>
      <w:r w:rsidDel="00000000" w:rsidR="00000000" w:rsidRPr="00000000">
        <w:rPr>
          <w:rtl w:val="0"/>
        </w:rPr>
        <w:t xml:space="preserve">Share it only after the group has generated its own candidates, and present it as one more option to evaluate. Running a process that performs participation while actually seeking ratification is the most common failure mode in this work.</w:t>
      </w:r>
    </w:p>
    <w:p w:rsidR="00000000" w:rsidDel="00000000" w:rsidP="00000000" w:rsidRDefault="00000000" w:rsidRPr="00000000" w14:paraId="000005EE">
      <w:pPr>
        <w:pStyle w:val="Heading2"/>
        <w:rPr/>
      </w:pPr>
      <w:r w:rsidDel="00000000" w:rsidR="00000000" w:rsidRPr="00000000">
        <w:rPr>
          <w:rtl w:val="0"/>
        </w:rPr>
        <w:t xml:space="preserve">Materials Note</w:t>
      </w:r>
    </w:p>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Bring printed copies of the Map It diagram and distribute them at the start of the session. A map participants can hold and mark up changes the dynamic.</w:t>
      </w:r>
    </w:p>
    <w:p w:rsidR="00000000" w:rsidDel="00000000" w:rsidP="00000000" w:rsidRDefault="00000000" w:rsidRPr="00000000" w14:paraId="00000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committing to an approach, use the Constraints Worksheet to reality-check it against what the community can actually do.</w:t>
      </w:r>
    </w:p>
    <w:p w:rsidR="00000000" w:rsidDel="00000000" w:rsidP="00000000" w:rsidRDefault="00000000" w:rsidRPr="00000000" w14:paraId="000005F1">
      <w:pPr>
        <w:pStyle w:val="Heading2"/>
        <w:rPr/>
      </w:pPr>
      <w:r w:rsidDel="00000000" w:rsidR="00000000" w:rsidRPr="00000000">
        <w:rPr>
          <w:rtl w:val="0"/>
        </w:rPr>
        <w:t xml:space="preserve">Session Details</w:t>
      </w:r>
    </w:p>
    <w:p w:rsidR="00000000" w:rsidDel="00000000" w:rsidP="00000000" w:rsidRDefault="00000000" w:rsidRPr="00000000" w14:paraId="00000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Difficulty: Moderate to Hard</w:t>
      </w:r>
    </w:p>
    <w:p w:rsidR="00000000" w:rsidDel="00000000" w:rsidP="00000000" w:rsidRDefault="00000000" w:rsidRPr="00000000" w14:paraId="000005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Materials: Printed copies of the Map It diagram for each participant, markers, Reverse It slide deck</w:t>
      </w:r>
    </w:p>
    <w:p w:rsidR="00000000" w:rsidDel="00000000" w:rsidP="00000000" w:rsidRDefault="00000000" w:rsidRPr="00000000" w14:paraId="000005F4">
      <w:pPr>
        <w:shd w:fill="f2f3f4" w:val="clear"/>
        <w:ind w:left="360" w:right="360" w:firstLine="0"/>
        <w:rPr/>
      </w:pPr>
      <w:r w:rsidDel="00000000" w:rsidR="00000000" w:rsidRPr="00000000">
        <w:rPr>
          <w:b w:val="1"/>
          <w:bCs w:val="1"/>
          <w:rtl w:val="0"/>
        </w:rPr>
        <w:t xml:space="preserve">Before Committing to an Approach</w:t>
      </w:r>
      <w:r w:rsidDel="00000000" w:rsidR="00000000" w:rsidRPr="00000000">
        <w:rPr>
          <w:rtl w:val="0"/>
        </w:rPr>
      </w:r>
    </w:p>
    <w:p w:rsidR="00000000" w:rsidDel="00000000" w:rsidP="00000000" w:rsidRDefault="00000000" w:rsidRPr="00000000" w14:paraId="000005F5">
      <w:pPr>
        <w:shd w:fill="f2f3f4" w:val="clear"/>
        <w:ind w:left="360" w:right="360" w:firstLine="0"/>
        <w:rPr/>
      </w:pPr>
      <w:r w:rsidDel="00000000" w:rsidR="00000000" w:rsidRPr="00000000">
        <w:rPr>
          <w:rtl w:val="0"/>
        </w:rPr>
        <w:t xml:space="preserve">Use the Constraints Worksheet to reality-check it against what the community can actually do.</w:t>
      </w:r>
    </w:p>
    <w:p w:rsidR="00000000" w:rsidDel="00000000" w:rsidP="00000000" w:rsidRDefault="00000000" w:rsidRPr="00000000" w14:paraId="000005F6">
      <w:pPr>
        <w:shd w:fill="f2f3f4" w:val="clear"/>
        <w:ind w:left="360" w:right="360" w:firstLine="0"/>
        <w:rPr/>
      </w:pPr>
      <w:r w:rsidDel="00000000" w:rsidR="00000000" w:rsidRPr="00000000">
        <w:rPr>
          <w:rFonts w:ascii="Arial Unicode MS" w:cs="Arial Unicode MS" w:eastAsia="Arial Unicode MS" w:hAnsi="Arial Unicode MS"/>
          <w:rtl w:val="0"/>
        </w:rPr>
        <w:t xml:space="preserve">↓ Download the Constraints Worksheet</w:t>
      </w:r>
    </w:p>
    <w:p w:rsidR="00000000" w:rsidDel="00000000" w:rsidP="00000000" w:rsidRDefault="00000000" w:rsidRPr="00000000" w14:paraId="000005F7">
      <w:pPr>
        <w:rPr/>
      </w:pPr>
      <w:r w:rsidDel="00000000" w:rsidR="00000000" w:rsidRPr="00000000">
        <w:br w:type="page"/>
      </w:r>
      <w:r w:rsidDel="00000000" w:rsidR="00000000" w:rsidRPr="00000000">
        <w:rPr>
          <w:rtl w:val="0"/>
        </w:rPr>
      </w:r>
    </w:p>
    <w:p w:rsidR="00000000" w:rsidDel="00000000" w:rsidP="00000000" w:rsidRDefault="00000000" w:rsidRPr="00000000" w14:paraId="000005F8">
      <w:pPr>
        <w:pStyle w:val="Heading1"/>
        <w:rPr/>
      </w:pPr>
      <w:r w:rsidDel="00000000" w:rsidR="00000000" w:rsidRPr="00000000">
        <w:rPr>
          <w:rtl w:val="0"/>
        </w:rPr>
        <w:t xml:space="preserve">Resources</w:t>
      </w:r>
    </w:p>
    <w:p w:rsidR="00000000" w:rsidDel="00000000" w:rsidP="00000000" w:rsidRDefault="00000000" w:rsidRPr="00000000" w14:paraId="000005F9">
      <w:pPr>
        <w:pStyle w:val="Heading2"/>
        <w:rPr/>
      </w:pPr>
      <w:r w:rsidDel="00000000" w:rsidR="00000000" w:rsidRPr="00000000">
        <w:rPr>
          <w:rtl w:val="0"/>
        </w:rPr>
        <w:t xml:space="preserve">EcoTippingPoints.org</w:t>
      </w:r>
    </w:p>
    <w:p w:rsidR="00000000" w:rsidDel="00000000" w:rsidP="00000000" w:rsidRDefault="00000000" w:rsidRPr="00000000" w14:paraId="000005FA">
      <w:pPr>
        <w:rPr/>
      </w:pPr>
      <w:r w:rsidDel="00000000" w:rsidR="00000000" w:rsidRPr="00000000">
        <w:rPr>
          <w:rtl w:val="0"/>
        </w:rPr>
        <w:t xml:space="preserve">The ecotippingpoints.org library holds the full record of ETP research, case studies, and field documentation this toolkit draws from.</w:t>
      </w:r>
    </w:p>
    <w:p w:rsidR="00000000" w:rsidDel="00000000" w:rsidP="00000000" w:rsidRDefault="00000000" w:rsidRPr="00000000" w14:paraId="000005FB">
      <w:pPr>
        <w:rPr/>
      </w:pPr>
      <w:r w:rsidDel="00000000" w:rsidR="00000000" w:rsidRPr="00000000">
        <w:rPr>
          <w:rtl w:val="0"/>
        </w:rPr>
        <w:t xml:space="preserve">URL: https://www.ecotippingpoints.org/</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rald Marten" w:id="16" w:date="2026-06-04T02:46:47Z">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confused with the ten ingredients for success.</w:t>
      </w:r>
    </w:p>
  </w:comment>
  <w:comment w:author="Gerald Marten" w:id="26" w:date="2026-06-02T21:19:38Z">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point here should be not only that diversity can enhance community and ecosystem function but also that diversity in an the details of an ecogtipping points lever can enhance its effectiveness.</w:t>
      </w:r>
    </w:p>
  </w:comment>
  <w:comment w:author="Gerald Marten" w:id="20" w:date="2026-06-01T02:41:38Z">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Not ceding control is relevant, but the most important thing about outside stimulation is getting the turnabout started.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"Support" is fuzzy here and it's variable in success stories. Someone reading this might interpret it to mean that a grant is necessary for success. Ideas are most important (moral support and ideas for how to do it, i.e., technology). Material support is substantial in some stories and absent from others.</w:t>
      </w:r>
    </w:p>
  </w:comment>
  <w:comment w:author="Gerald Marten" w:id="18" w:date="2026-06-01T02:24:30Z">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Lasting could be in there too, though the ingredient are more about achieving a turnabout and not quite so much about the sustainability of the consequences (though we definitely care about the sustainability).</w:t>
      </w:r>
    </w:p>
  </w:comment>
  <w:comment w:author="Gerald Marten" w:id="19" w:date="2026-06-01T02:26:50Z">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quite convey that we see these ingredients in all the success stories.</w:t>
      </w:r>
    </w:p>
  </w:comment>
  <w:comment w:author="Gerald Marten" w:id="28" w:date="2026-06-02T22:12:16Z">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Andy didn't like this part because it implies that Khao Din villagers were exclusively responsible for the deforestation when in fact other things were also happening in the area for deforestation and timber sales.</w:t>
      </w:r>
    </w:p>
  </w:comment>
  <w:comment w:author="Gerald Marten" w:id="24" w:date="2026-06-04T03:09:56Z">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not suggest that this stage should take so long, though that is what happened at Apo.</w:t>
      </w:r>
    </w:p>
  </w:comment>
  <w:comment w:author="Gerald Marten" w:id="10" w:date="2026-06-04T02:30:32Z">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should remain clear throughout that reversing vicious cycles is about turnabout from decline (in community and ecosystem health) to restoration (of community and ecosystem health).</w:t>
      </w:r>
    </w:p>
  </w:comment>
  <w:comment w:author="Gerald Marten" w:id="15" w:date="2026-06-04T03:13:29Z">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clear about the difference between "Process" and "Making change permanent". These two sections should be reworked together.</w:t>
      </w:r>
    </w:p>
  </w:comment>
  <w:comment w:author="Gerald Marten" w:id="3" w:date="2026-06-03T05:08:09Z">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section that needs to be redone by Ryan and Julie together.</w:t>
      </w:r>
    </w:p>
  </w:comment>
  <w:comment w:author="Gerald Marten" w:id="2" w:date="2026-05-31T21:57:34Z">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have Complete tool PDF,Mapping templates,and Facilitators guide link to same material on the website. In otner words, everything on tbe website and everything available for download.</w:t>
      </w:r>
    </w:p>
  </w:comment>
  <w:comment w:author="Gerald Marten" w:id="8" w:date="2026-05-31T22:26:32Z">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link here: "Read full Apo Island story". Also have the same link at the top? In addition, "read" doesn't seem to be the right word because the link goes to a page with the video at the top of the page. The video is most important. Maybe that page should have some explanation at the top along the following lines "Be sure to see the video. Read the story below for more detail, and go to the the complete report page if you want even more.</w:t>
      </w:r>
    </w:p>
  </w:comment>
  <w:comment w:author="Gerald Marten" w:id="1" w:date="2026-05-31T21:49:27Z">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 w:author="Gerald Marten" w:id="0" w:date="2026-06-04T02:34:44Z">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remain clear from the begining and continuing throughout that reversing vicious cycles is about turnabout from decline in community and ecosystem health to restoration of community and ecosystem health.</w:t>
      </w:r>
    </w:p>
  </w:comment>
  <w:comment w:author="Gerald Marten" w:id="6" w:date="2026-05-31T22:11:45Z">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beginning of the issue we discussed about how to display these feedback diagrams.</w:t>
      </w:r>
    </w:p>
  </w:comment>
  <w:comment w:author="Gerald Marten" w:id="25" w:date="2026-06-02T21:06:57Z">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why this version  of Shared Community Resolve is in here. If you drop it from this WORD document, the Ingredients count will drop from eleven to ten, where it should be.</w:t>
      </w:r>
    </w:p>
  </w:comment>
  <w:comment w:author="Gerald Marten" w:id="22" w:date="2026-06-01T03:33:27Z">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reworked.</w:t>
      </w:r>
    </w:p>
  </w:comment>
  <w:comment w:author="Gerald Marten" w:id="4" w:date="2026-06-01T03:32:19Z">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comment as above about linking to same material on the website. And the same for all PDF downloads.</w:t>
      </w:r>
    </w:p>
  </w:comment>
  <w:comment w:author="Gerald Marten" w:id="9" w:date="2026-06-01T01:07:10Z">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have been happening, but the main thing was less fishermen interest in the health (sustainability) of fishing grounds not their own.</w:t>
      </w:r>
    </w:p>
  </w:comment>
  <w:comment w:author="Gerald Marten" w:id="7" w:date="2026-06-04T02:19:07Z">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see a threshold here. It's continuous.</w:t>
      </w:r>
    </w:p>
  </w:comment>
  <w:comment w:author="Gerald Marten" w:id="17" w:date="2026-06-04T02:46:25Z">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just another process bullet?</w:t>
      </w:r>
    </w:p>
  </w:comment>
  <w:comment w:author="Gerald Marten" w:id="11" w:date="2026-06-01T01:26:11Z">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there  is existing jargon for positive feedback loops to be amplifying, and negative ones to be stabilizing, we stay away from positive or negative loops meaning desirable or not desirable. (And we only deal with amplifying loops, which are drivers of change. So far, I have not used stabilizing loops in the analysis because they are more difficult to deal with in this context. Examples of stabilizing loops would be the social system coming up with obstacles to new actions aimed at restoration.)</w:t>
      </w:r>
    </w:p>
  </w:comment>
  <w:comment w:author="Gerald Marten" w:id="23" w:date="2026-06-01T03:27:58Z">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true that deliberately seeking outside support is important for getting it because there are so many local communities and so few facilitators. However, this statement could give the impression that very few of the outside supporters in success stories arrived without invitation, though in fact the outsiders took the initiative to arrive to the local community in many of our stories (even though those outsiders would have the capacity to do so with only a small percentage of all the communities}.</w:t>
      </w:r>
    </w:p>
  </w:comment>
  <w:comment w:author="Gerald Marten" w:id="21" w:date="2026-06-01T02:56:39Z">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out of the way is part of it, but it's more proactive than that. It's creating conditions that foster nature doing its restorative thing.</w:t>
      </w:r>
    </w:p>
  </w:comment>
  <w:comment w:author="Gerald Marten" w:id="13" w:date="2026-06-01T01:47:32Z">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quite convey the idea that the sanctuary served as a demonstration site that inspired the fishermen to devise and enforce two game changing rules for the fishing grounds outside the sanctuary.</w:t>
      </w:r>
    </w:p>
  </w:comment>
  <w:comment w:author="Gerald Marten" w:id="27" w:date="2026-06-02T21:45:34Z">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link to "Map It" here?</w:t>
      </w:r>
    </w:p>
  </w:comment>
  <w:comment w:author="Gerald Marten" w:id="12" w:date="2026-06-01T01:29:34Z">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download of working materials here?</w:t>
      </w:r>
    </w:p>
  </w:comment>
  <w:comment w:author="Gerald Marten" w:id="14" w:date="2026-06-01T01:54:15Z">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is restoration of ecosystem health. Restoration by itself may imply returning to exactly the way it was before, which is usually not what happens (though usually there is a return to key ecosystems that were there before).</w:t>
      </w:r>
    </w:p>
  </w:comment>
  <w:comment w:author="Gerald Marten" w:id="5" w:date="2026-06-04T01:52:28Z">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01-04 on this page are things that toolkit users could know if they think about it, but 05 to 07 are abstract. A user is not going to understand 05 and 07 well enough to answer them without some preparation before getting to this point, and even if the user understands, it's hard to think of the right connections looping around. There are no answers to 05 and 07 without a workshop process, even if it's a facilitator doing it by himself.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1"/>
      <w:iCs w:val="1"/>
      <w:color w:val="000000"/>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